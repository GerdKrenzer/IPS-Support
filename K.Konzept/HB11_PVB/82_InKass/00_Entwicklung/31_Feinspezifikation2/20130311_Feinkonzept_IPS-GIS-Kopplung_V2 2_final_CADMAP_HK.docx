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60E" w:rsidRPr="00506BFA" w:rsidRDefault="0066145F">
      <w:r>
        <w:rPr>
          <w:noProof/>
        </w:rPr>
        <w:drawing>
          <wp:inline distT="0" distB="0" distL="0" distR="0">
            <wp:extent cx="5915025" cy="2200275"/>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2580"/>
                    <a:stretch>
                      <a:fillRect/>
                    </a:stretch>
                  </pic:blipFill>
                  <pic:spPr bwMode="auto">
                    <a:xfrm>
                      <a:off x="0" y="0"/>
                      <a:ext cx="5915025" cy="2200275"/>
                    </a:xfrm>
                    <a:prstGeom prst="rect">
                      <a:avLst/>
                    </a:prstGeom>
                    <a:noFill/>
                    <a:ln w="9525">
                      <a:noFill/>
                      <a:miter lim="800000"/>
                      <a:headEnd/>
                      <a:tailEnd/>
                    </a:ln>
                  </pic:spPr>
                </pic:pic>
              </a:graphicData>
            </a:graphic>
          </wp:inline>
        </w:drawing>
      </w:r>
    </w:p>
    <w:p w:rsidR="00E4260E" w:rsidRPr="00506BFA" w:rsidRDefault="00E4260E">
      <w:pPr>
        <w:pStyle w:val="Kopfzeile"/>
        <w:tabs>
          <w:tab w:val="clear" w:pos="4536"/>
          <w:tab w:val="clear" w:pos="9072"/>
        </w:tabs>
      </w:pPr>
    </w:p>
    <w:p w:rsidR="00E4260E" w:rsidRPr="00506BFA" w:rsidRDefault="00E4260E">
      <w:pPr>
        <w:pStyle w:val="Kopfzeile"/>
        <w:tabs>
          <w:tab w:val="clear" w:pos="4536"/>
          <w:tab w:val="clear" w:pos="9072"/>
        </w:tabs>
      </w:pPr>
    </w:p>
    <w:p w:rsidR="00135B8D" w:rsidRPr="00506BFA" w:rsidRDefault="00135B8D">
      <w:pPr>
        <w:pStyle w:val="Kopfzeile"/>
        <w:tabs>
          <w:tab w:val="clear" w:pos="4536"/>
          <w:tab w:val="clear" w:pos="9072"/>
        </w:tabs>
      </w:pPr>
    </w:p>
    <w:p w:rsidR="00E4260E" w:rsidRPr="00506BFA" w:rsidRDefault="001E4B53" w:rsidP="00411CBE">
      <w:pPr>
        <w:rPr>
          <w:b/>
          <w:sz w:val="52"/>
          <w:szCs w:val="52"/>
        </w:rPr>
      </w:pPr>
      <w:r>
        <w:rPr>
          <w:b/>
          <w:sz w:val="52"/>
          <w:szCs w:val="52"/>
        </w:rPr>
        <w:t>Fein</w:t>
      </w:r>
      <w:r w:rsidR="00640FD6">
        <w:fldChar w:fldCharType="begin"/>
      </w:r>
      <w:r w:rsidR="006A33B3">
        <w:instrText xml:space="preserve"> TITLE  \* MERGEFORMAT </w:instrText>
      </w:r>
      <w:r w:rsidR="00640FD6">
        <w:fldChar w:fldCharType="separate"/>
      </w:r>
      <w:r w:rsidR="00376943">
        <w:rPr>
          <w:b/>
          <w:sz w:val="52"/>
          <w:szCs w:val="52"/>
        </w:rPr>
        <w:t>konzept</w:t>
      </w:r>
      <w:r w:rsidR="00411CBE">
        <w:rPr>
          <w:b/>
          <w:sz w:val="52"/>
          <w:szCs w:val="52"/>
        </w:rPr>
        <w:t xml:space="preserve"> zur Schnittstelle zwischen IPS und </w:t>
      </w:r>
      <w:proofErr w:type="spellStart"/>
      <w:r>
        <w:rPr>
          <w:b/>
          <w:sz w:val="52"/>
          <w:szCs w:val="52"/>
        </w:rPr>
        <w:t>novaKandis</w:t>
      </w:r>
      <w:proofErr w:type="spellEnd"/>
      <w:r>
        <w:rPr>
          <w:b/>
          <w:sz w:val="52"/>
          <w:szCs w:val="52"/>
        </w:rPr>
        <w:t xml:space="preserve"> über UT Integrator</w:t>
      </w:r>
      <w:r w:rsidR="00640FD6">
        <w:fldChar w:fldCharType="end"/>
      </w:r>
    </w:p>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800B54" w:rsidRPr="00506BFA" w:rsidRDefault="00800B54"/>
    <w:p w:rsidR="00800B54" w:rsidRPr="00506BFA" w:rsidRDefault="00800B54"/>
    <w:p w:rsidR="00800B54" w:rsidRPr="00506BFA" w:rsidRDefault="00800B54"/>
    <w:p w:rsidR="00E4260E" w:rsidRPr="00506BFA" w:rsidRDefault="00E4260E"/>
    <w:p w:rsidR="002B0D2A" w:rsidRPr="00506BFA" w:rsidRDefault="002B0D2A"/>
    <w:p w:rsidR="00E4260E" w:rsidRPr="00506BFA" w:rsidRDefault="00E4260E"/>
    <w:p w:rsidR="000E5DA3" w:rsidRPr="00506BFA" w:rsidRDefault="000E5DA3"/>
    <w:p w:rsidR="00E4260E" w:rsidRPr="00506BFA" w:rsidRDefault="00E4260E"/>
    <w:tbl>
      <w:tblPr>
        <w:tblW w:w="0" w:type="auto"/>
        <w:tblLayout w:type="fixed"/>
        <w:tblCellMar>
          <w:left w:w="70" w:type="dxa"/>
          <w:right w:w="70" w:type="dxa"/>
        </w:tblCellMar>
        <w:tblLook w:val="0000"/>
      </w:tblPr>
      <w:tblGrid>
        <w:gridCol w:w="2410"/>
        <w:gridCol w:w="6874"/>
      </w:tblGrid>
      <w:tr w:rsidR="00E4260E" w:rsidRPr="00506BFA">
        <w:tc>
          <w:tcPr>
            <w:tcW w:w="2410" w:type="dxa"/>
            <w:vAlign w:val="center"/>
          </w:tcPr>
          <w:p w:rsidR="00E4260E" w:rsidRPr="00506BFA" w:rsidRDefault="00E4260E">
            <w:r w:rsidRPr="00506BFA">
              <w:t xml:space="preserve">Version: </w:t>
            </w:r>
          </w:p>
        </w:tc>
        <w:tc>
          <w:tcPr>
            <w:tcW w:w="6874" w:type="dxa"/>
            <w:vAlign w:val="center"/>
          </w:tcPr>
          <w:p w:rsidR="00E4260E" w:rsidRPr="00506BFA" w:rsidRDefault="00D00C4B" w:rsidP="0000752F">
            <w:pPr>
              <w:pStyle w:val="Kopfzeile"/>
              <w:tabs>
                <w:tab w:val="clear" w:pos="4536"/>
                <w:tab w:val="clear" w:pos="9072"/>
              </w:tabs>
            </w:pPr>
            <w:r>
              <w:t>2</w:t>
            </w:r>
            <w:r w:rsidR="00286040">
              <w:t>.</w:t>
            </w:r>
            <w:r w:rsidR="0000752F">
              <w:t>2</w:t>
            </w:r>
          </w:p>
        </w:tc>
      </w:tr>
      <w:tr w:rsidR="00E4260E" w:rsidRPr="00506BFA">
        <w:tc>
          <w:tcPr>
            <w:tcW w:w="2410" w:type="dxa"/>
            <w:vAlign w:val="center"/>
          </w:tcPr>
          <w:p w:rsidR="00E4260E" w:rsidRPr="00506BFA" w:rsidRDefault="002B0D2A">
            <w:pPr>
              <w:pStyle w:val="Kopfzeile"/>
              <w:tabs>
                <w:tab w:val="clear" w:pos="4536"/>
                <w:tab w:val="clear" w:pos="9072"/>
              </w:tabs>
            </w:pPr>
            <w:r w:rsidRPr="00506BFA">
              <w:t>Datum</w:t>
            </w:r>
            <w:r w:rsidR="00E4260E" w:rsidRPr="00506BFA">
              <w:t>:</w:t>
            </w:r>
          </w:p>
        </w:tc>
        <w:tc>
          <w:tcPr>
            <w:tcW w:w="6874" w:type="dxa"/>
            <w:vAlign w:val="center"/>
          </w:tcPr>
          <w:p w:rsidR="00E4260E" w:rsidRPr="00506BFA" w:rsidRDefault="00FD0C74" w:rsidP="00FD0C74">
            <w:ins w:id="0" w:author="msat" w:date="2013-03-11T08:29:00Z">
              <w:r>
                <w:t>11</w:t>
              </w:r>
            </w:ins>
            <w:del w:id="1" w:author="msat" w:date="2013-03-11T08:29:00Z">
              <w:r w:rsidR="004C04E5" w:rsidDel="00FD0C74">
                <w:delText>11</w:delText>
              </w:r>
            </w:del>
            <w:r w:rsidR="00CF47A2">
              <w:t>.0</w:t>
            </w:r>
            <w:ins w:id="2" w:author="msat" w:date="2013-03-11T08:29:00Z">
              <w:r>
                <w:t>3</w:t>
              </w:r>
            </w:ins>
            <w:del w:id="3" w:author="msat" w:date="2013-03-11T08:29:00Z">
              <w:r w:rsidR="004C04E5" w:rsidDel="00FD0C74">
                <w:delText>3</w:delText>
              </w:r>
            </w:del>
            <w:r w:rsidR="00CF47A2">
              <w:t>.2013</w:t>
            </w:r>
          </w:p>
        </w:tc>
      </w:tr>
      <w:tr w:rsidR="002B0D2A" w:rsidRPr="00506BFA">
        <w:tc>
          <w:tcPr>
            <w:tcW w:w="2410" w:type="dxa"/>
            <w:vAlign w:val="center"/>
          </w:tcPr>
          <w:p w:rsidR="002B0D2A" w:rsidRPr="00506BFA" w:rsidRDefault="002B0D2A">
            <w:pPr>
              <w:pStyle w:val="Kopfzeile"/>
              <w:tabs>
                <w:tab w:val="clear" w:pos="4536"/>
                <w:tab w:val="clear" w:pos="9072"/>
              </w:tabs>
            </w:pPr>
            <w:r w:rsidRPr="00506BFA">
              <w:t>Status</w:t>
            </w:r>
          </w:p>
        </w:tc>
        <w:tc>
          <w:tcPr>
            <w:tcW w:w="6874" w:type="dxa"/>
            <w:vAlign w:val="center"/>
          </w:tcPr>
          <w:p w:rsidR="002B0D2A" w:rsidRPr="00506BFA" w:rsidRDefault="000320BC">
            <w:r>
              <w:t>In Abstimmung mit hWB</w:t>
            </w:r>
          </w:p>
        </w:tc>
      </w:tr>
    </w:tbl>
    <w:p w:rsidR="00E4260E" w:rsidRPr="00506BFA" w:rsidRDefault="00E4260E"/>
    <w:p w:rsidR="002B0D2A" w:rsidRPr="00506BFA" w:rsidRDefault="002B0D2A" w:rsidP="002B0D2A">
      <w:pPr>
        <w:pStyle w:val="Text1"/>
      </w:pPr>
      <w:r w:rsidRPr="00506BFA">
        <w:br w:type="page"/>
      </w:r>
      <w:r w:rsidRPr="00506BFA">
        <w:lastRenderedPageBreak/>
        <w:t>Änderungsübersicht</w:t>
      </w:r>
    </w:p>
    <w:tbl>
      <w:tblPr>
        <w:tblW w:w="0" w:type="auto"/>
        <w:tblInd w:w="10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2" w:type="dxa"/>
          <w:right w:w="102" w:type="dxa"/>
        </w:tblCellMar>
        <w:tblLook w:val="00BF"/>
      </w:tblPr>
      <w:tblGrid>
        <w:gridCol w:w="1135"/>
        <w:gridCol w:w="1418"/>
        <w:gridCol w:w="2835"/>
        <w:gridCol w:w="1984"/>
        <w:gridCol w:w="1701"/>
      </w:tblGrid>
      <w:tr w:rsidR="002B0D2A" w:rsidRPr="00506BFA" w:rsidTr="005D72E9">
        <w:trPr>
          <w:tblHeader/>
        </w:trPr>
        <w:tc>
          <w:tcPr>
            <w:tcW w:w="1135" w:type="dxa"/>
            <w:tcBorders>
              <w:top w:val="single" w:sz="12" w:space="0" w:color="000000"/>
              <w:bottom w:val="single" w:sz="12" w:space="0" w:color="000000"/>
            </w:tcBorders>
          </w:tcPr>
          <w:p w:rsidR="002B0D2A" w:rsidRPr="00506BFA" w:rsidRDefault="002B0D2A" w:rsidP="004117D9">
            <w:pPr>
              <w:pStyle w:val="TabelleKopf"/>
              <w:spacing w:before="120" w:after="120"/>
            </w:pPr>
            <w:r w:rsidRPr="00506BFA">
              <w:t>Version</w:t>
            </w:r>
          </w:p>
        </w:tc>
        <w:tc>
          <w:tcPr>
            <w:tcW w:w="1418"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Datum</w:t>
            </w:r>
          </w:p>
        </w:tc>
        <w:tc>
          <w:tcPr>
            <w:tcW w:w="2835"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Änderungsgrund</w:t>
            </w:r>
          </w:p>
        </w:tc>
        <w:tc>
          <w:tcPr>
            <w:tcW w:w="1984"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betroffene</w:t>
            </w:r>
            <w:r w:rsidRPr="00506BFA">
              <w:br/>
              <w:t>Abschnitte</w:t>
            </w:r>
          </w:p>
        </w:tc>
        <w:tc>
          <w:tcPr>
            <w:tcW w:w="1701"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Bearbeiter</w:t>
            </w:r>
          </w:p>
        </w:tc>
      </w:tr>
      <w:tr w:rsidR="002B0D2A" w:rsidRPr="00506BFA" w:rsidTr="005D72E9">
        <w:tc>
          <w:tcPr>
            <w:tcW w:w="1135" w:type="dxa"/>
            <w:tcBorders>
              <w:top w:val="single" w:sz="12" w:space="0" w:color="000000"/>
            </w:tcBorders>
          </w:tcPr>
          <w:p w:rsidR="002B0D2A" w:rsidRPr="00506BFA" w:rsidRDefault="005D72E9" w:rsidP="005D72E9">
            <w:pPr>
              <w:tabs>
                <w:tab w:val="left" w:pos="-720"/>
              </w:tabs>
              <w:spacing w:before="47" w:after="109"/>
              <w:jc w:val="center"/>
            </w:pPr>
            <w:r>
              <w:t>2</w:t>
            </w:r>
            <w:r w:rsidR="002B0D2A" w:rsidRPr="00506BFA">
              <w:t>.</w:t>
            </w:r>
            <w:r>
              <w:t>0</w:t>
            </w:r>
          </w:p>
        </w:tc>
        <w:tc>
          <w:tcPr>
            <w:tcW w:w="1418" w:type="dxa"/>
            <w:tcBorders>
              <w:top w:val="single" w:sz="12" w:space="0" w:color="000000"/>
            </w:tcBorders>
          </w:tcPr>
          <w:p w:rsidR="002B0D2A" w:rsidRPr="00506BFA" w:rsidRDefault="00F345A9" w:rsidP="000D64B5">
            <w:pPr>
              <w:tabs>
                <w:tab w:val="left" w:pos="-720"/>
              </w:tabs>
              <w:spacing w:before="47" w:after="109"/>
              <w:jc w:val="center"/>
            </w:pPr>
            <w:r>
              <w:t>28.01.2013</w:t>
            </w:r>
          </w:p>
        </w:tc>
        <w:tc>
          <w:tcPr>
            <w:tcW w:w="2835" w:type="dxa"/>
            <w:tcBorders>
              <w:top w:val="single" w:sz="12" w:space="0" w:color="000000"/>
            </w:tcBorders>
          </w:tcPr>
          <w:p w:rsidR="002B0D2A" w:rsidRPr="00506BFA" w:rsidRDefault="00411CBE" w:rsidP="00411CBE">
            <w:pPr>
              <w:tabs>
                <w:tab w:val="left" w:pos="-720"/>
              </w:tabs>
              <w:spacing w:before="47" w:after="109"/>
            </w:pPr>
            <w:r>
              <w:t>Erstellung</w:t>
            </w:r>
            <w:r w:rsidR="001E4B53">
              <w:t xml:space="preserve"> Feinkonzept</w:t>
            </w:r>
          </w:p>
        </w:tc>
        <w:tc>
          <w:tcPr>
            <w:tcW w:w="1984" w:type="dxa"/>
            <w:tcBorders>
              <w:top w:val="single" w:sz="12" w:space="0" w:color="000000"/>
            </w:tcBorders>
          </w:tcPr>
          <w:p w:rsidR="002B0D2A" w:rsidRPr="00506BFA" w:rsidRDefault="002B0D2A" w:rsidP="000D64B5">
            <w:pPr>
              <w:tabs>
                <w:tab w:val="left" w:pos="-720"/>
              </w:tabs>
              <w:spacing w:before="47" w:after="109"/>
              <w:jc w:val="center"/>
            </w:pPr>
          </w:p>
        </w:tc>
        <w:tc>
          <w:tcPr>
            <w:tcW w:w="1701" w:type="dxa"/>
            <w:tcBorders>
              <w:top w:val="single" w:sz="12" w:space="0" w:color="000000"/>
            </w:tcBorders>
          </w:tcPr>
          <w:p w:rsidR="002B0D2A" w:rsidRPr="00506BFA" w:rsidRDefault="00411CBE" w:rsidP="000D64B5">
            <w:pPr>
              <w:tabs>
                <w:tab w:val="left" w:pos="-720"/>
              </w:tabs>
              <w:spacing w:before="47" w:after="109"/>
              <w:jc w:val="center"/>
            </w:pPr>
            <w:r>
              <w:t>Tober</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570F01">
              <w:t>0</w:t>
            </w:r>
          </w:p>
        </w:tc>
        <w:tc>
          <w:tcPr>
            <w:tcW w:w="1418" w:type="dxa"/>
          </w:tcPr>
          <w:p w:rsidR="002B0D2A" w:rsidRPr="00506BFA" w:rsidRDefault="005D72E9" w:rsidP="005D72E9">
            <w:pPr>
              <w:tabs>
                <w:tab w:val="left" w:pos="-720"/>
              </w:tabs>
              <w:spacing w:before="47" w:after="109"/>
              <w:jc w:val="center"/>
            </w:pPr>
            <w:r>
              <w:t>08.02.2013</w:t>
            </w:r>
          </w:p>
        </w:tc>
        <w:tc>
          <w:tcPr>
            <w:tcW w:w="2835" w:type="dxa"/>
          </w:tcPr>
          <w:p w:rsidR="002B0D2A" w:rsidRPr="00506BFA" w:rsidRDefault="00570F01" w:rsidP="00570F01">
            <w:pPr>
              <w:tabs>
                <w:tab w:val="left" w:pos="-720"/>
              </w:tabs>
              <w:spacing w:before="47" w:after="109"/>
            </w:pPr>
            <w:r>
              <w:t xml:space="preserve">Ergänzung </w:t>
            </w:r>
            <w:r w:rsidR="001E4B53">
              <w:t xml:space="preserve">Feinkonzept durch </w:t>
            </w:r>
            <w:r>
              <w:t>H&amp;K</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570F01" w:rsidP="000D64B5">
            <w:pPr>
              <w:tabs>
                <w:tab w:val="left" w:pos="-720"/>
              </w:tabs>
              <w:spacing w:before="47" w:after="109"/>
              <w:jc w:val="center"/>
            </w:pPr>
            <w:r>
              <w:t>H&amp;K</w:t>
            </w:r>
          </w:p>
        </w:tc>
      </w:tr>
      <w:tr w:rsidR="005D72E9" w:rsidRPr="00506BFA" w:rsidTr="005D72E9">
        <w:tc>
          <w:tcPr>
            <w:tcW w:w="1135" w:type="dxa"/>
          </w:tcPr>
          <w:p w:rsidR="005D72E9" w:rsidRPr="00506BFA" w:rsidRDefault="005D72E9" w:rsidP="005D72E9">
            <w:pPr>
              <w:tabs>
                <w:tab w:val="left" w:pos="-720"/>
              </w:tabs>
              <w:spacing w:before="47" w:after="109"/>
              <w:jc w:val="center"/>
            </w:pPr>
            <w:r>
              <w:t>2.0</w:t>
            </w:r>
          </w:p>
        </w:tc>
        <w:tc>
          <w:tcPr>
            <w:tcW w:w="1418" w:type="dxa"/>
          </w:tcPr>
          <w:p w:rsidR="005D72E9" w:rsidRPr="00506BFA" w:rsidRDefault="005D72E9" w:rsidP="005D72E9">
            <w:pPr>
              <w:tabs>
                <w:tab w:val="left" w:pos="-720"/>
              </w:tabs>
              <w:spacing w:before="47" w:after="109"/>
              <w:jc w:val="center"/>
            </w:pPr>
            <w:r>
              <w:t>06.02.2013</w:t>
            </w:r>
          </w:p>
        </w:tc>
        <w:tc>
          <w:tcPr>
            <w:tcW w:w="2835" w:type="dxa"/>
          </w:tcPr>
          <w:p w:rsidR="005D72E9" w:rsidRPr="00506BFA" w:rsidRDefault="005D72E9" w:rsidP="005D72E9">
            <w:pPr>
              <w:tabs>
                <w:tab w:val="left" w:pos="-720"/>
              </w:tabs>
              <w:spacing w:before="47" w:after="109"/>
            </w:pPr>
            <w:r>
              <w:t xml:space="preserve">Ergänzung </w:t>
            </w:r>
            <w:r w:rsidR="001E4B53">
              <w:t xml:space="preserve">Feinkonzept durch </w:t>
            </w:r>
            <w:r>
              <w:t>CADMAP</w:t>
            </w:r>
          </w:p>
        </w:tc>
        <w:tc>
          <w:tcPr>
            <w:tcW w:w="1984" w:type="dxa"/>
          </w:tcPr>
          <w:p w:rsidR="005D72E9" w:rsidRPr="00506BFA" w:rsidRDefault="005D72E9" w:rsidP="005D72E9">
            <w:pPr>
              <w:tabs>
                <w:tab w:val="left" w:pos="-720"/>
              </w:tabs>
              <w:spacing w:before="47" w:after="109"/>
              <w:jc w:val="center"/>
            </w:pPr>
            <w:r>
              <w:t>4.1, 4.2</w:t>
            </w:r>
          </w:p>
        </w:tc>
        <w:tc>
          <w:tcPr>
            <w:tcW w:w="1701" w:type="dxa"/>
          </w:tcPr>
          <w:p w:rsidR="005D72E9" w:rsidRPr="00506BFA" w:rsidRDefault="005D72E9" w:rsidP="005D72E9">
            <w:pPr>
              <w:tabs>
                <w:tab w:val="left" w:pos="-720"/>
              </w:tabs>
              <w:spacing w:before="47" w:after="109"/>
              <w:jc w:val="center"/>
            </w:pPr>
            <w:r>
              <w:t>CADMAP</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243B21">
              <w:t>.0</w:t>
            </w:r>
          </w:p>
        </w:tc>
        <w:tc>
          <w:tcPr>
            <w:tcW w:w="1418" w:type="dxa"/>
          </w:tcPr>
          <w:p w:rsidR="002B0D2A" w:rsidRPr="00506BFA" w:rsidRDefault="00F345A9" w:rsidP="000D64B5">
            <w:pPr>
              <w:tabs>
                <w:tab w:val="left" w:pos="-720"/>
              </w:tabs>
              <w:spacing w:before="47" w:after="109"/>
              <w:jc w:val="center"/>
            </w:pPr>
            <w:r>
              <w:t>15.02.2013</w:t>
            </w:r>
          </w:p>
        </w:tc>
        <w:tc>
          <w:tcPr>
            <w:tcW w:w="2835" w:type="dxa"/>
          </w:tcPr>
          <w:p w:rsidR="002B0D2A" w:rsidRPr="00506BFA" w:rsidRDefault="00243B21" w:rsidP="00243B21">
            <w:pPr>
              <w:tabs>
                <w:tab w:val="left" w:pos="-720"/>
              </w:tabs>
              <w:spacing w:before="47" w:after="109"/>
            </w:pPr>
            <w:r>
              <w:t>Abschließende Überarbeitung des Gesamtdokumentes</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4117D9" w:rsidP="000D64B5">
            <w:pPr>
              <w:tabs>
                <w:tab w:val="left" w:pos="-720"/>
              </w:tabs>
              <w:spacing w:before="47" w:after="109"/>
              <w:jc w:val="center"/>
            </w:pPr>
            <w:r>
              <w:t>Tober</w:t>
            </w:r>
          </w:p>
        </w:tc>
      </w:tr>
      <w:tr w:rsidR="00FF722C" w:rsidRPr="00506BFA" w:rsidTr="005D72E9">
        <w:tc>
          <w:tcPr>
            <w:tcW w:w="1135" w:type="dxa"/>
          </w:tcPr>
          <w:p w:rsidR="00FF722C" w:rsidRPr="00506BFA" w:rsidRDefault="00FF722C" w:rsidP="00D42CE5">
            <w:pPr>
              <w:tabs>
                <w:tab w:val="left" w:pos="-720"/>
              </w:tabs>
              <w:spacing w:before="47" w:after="109"/>
              <w:jc w:val="center"/>
            </w:pPr>
            <w:r>
              <w:t>2.1</w:t>
            </w:r>
          </w:p>
        </w:tc>
        <w:tc>
          <w:tcPr>
            <w:tcW w:w="1418" w:type="dxa"/>
          </w:tcPr>
          <w:p w:rsidR="00FF722C" w:rsidRPr="00506BFA" w:rsidRDefault="00FF722C" w:rsidP="00FF722C">
            <w:pPr>
              <w:tabs>
                <w:tab w:val="left" w:pos="-720"/>
              </w:tabs>
              <w:spacing w:before="47" w:after="109"/>
              <w:jc w:val="center"/>
            </w:pPr>
            <w:r>
              <w:t>18.02.2013</w:t>
            </w:r>
          </w:p>
        </w:tc>
        <w:tc>
          <w:tcPr>
            <w:tcW w:w="2835" w:type="dxa"/>
          </w:tcPr>
          <w:p w:rsidR="00FF722C" w:rsidRPr="00506BFA" w:rsidRDefault="00FF722C" w:rsidP="00D42CE5">
            <w:pPr>
              <w:tabs>
                <w:tab w:val="left" w:pos="-720"/>
              </w:tabs>
              <w:spacing w:before="47" w:after="109"/>
            </w:pPr>
            <w:r>
              <w:t>Austausch der csv-Dateistruktur</w:t>
            </w:r>
          </w:p>
        </w:tc>
        <w:tc>
          <w:tcPr>
            <w:tcW w:w="1984" w:type="dxa"/>
          </w:tcPr>
          <w:p w:rsidR="00FF722C" w:rsidRPr="00506BFA" w:rsidRDefault="00FF722C" w:rsidP="00D42CE5">
            <w:pPr>
              <w:tabs>
                <w:tab w:val="left" w:pos="-720"/>
              </w:tabs>
              <w:spacing w:before="47" w:after="109"/>
              <w:jc w:val="center"/>
            </w:pPr>
            <w:r>
              <w:t>4.3</w:t>
            </w:r>
          </w:p>
        </w:tc>
        <w:tc>
          <w:tcPr>
            <w:tcW w:w="1701" w:type="dxa"/>
          </w:tcPr>
          <w:p w:rsidR="00FF722C" w:rsidRPr="00506BFA" w:rsidRDefault="00FF722C" w:rsidP="00D42CE5">
            <w:pPr>
              <w:tabs>
                <w:tab w:val="left" w:pos="-720"/>
              </w:tabs>
              <w:spacing w:before="47" w:after="109"/>
              <w:jc w:val="center"/>
            </w:pPr>
            <w:r>
              <w:t>Tober</w:t>
            </w:r>
          </w:p>
        </w:tc>
      </w:tr>
      <w:tr w:rsidR="001C6F95" w:rsidRPr="00506BFA" w:rsidTr="005D72E9">
        <w:tc>
          <w:tcPr>
            <w:tcW w:w="1135" w:type="dxa"/>
          </w:tcPr>
          <w:p w:rsidR="001C6F95" w:rsidRDefault="00B618B1" w:rsidP="004117D9">
            <w:pPr>
              <w:tabs>
                <w:tab w:val="left" w:pos="-720"/>
              </w:tabs>
              <w:spacing w:before="47" w:after="109"/>
              <w:jc w:val="center"/>
            </w:pPr>
            <w:r>
              <w:t>2.2</w:t>
            </w:r>
          </w:p>
        </w:tc>
        <w:tc>
          <w:tcPr>
            <w:tcW w:w="1418" w:type="dxa"/>
          </w:tcPr>
          <w:p w:rsidR="001C6F95" w:rsidRDefault="00B618B1" w:rsidP="000D64B5">
            <w:pPr>
              <w:tabs>
                <w:tab w:val="left" w:pos="-720"/>
              </w:tabs>
              <w:spacing w:before="47" w:after="109"/>
              <w:jc w:val="center"/>
            </w:pPr>
            <w:r>
              <w:t>18.02.2013</w:t>
            </w:r>
          </w:p>
        </w:tc>
        <w:tc>
          <w:tcPr>
            <w:tcW w:w="2835" w:type="dxa"/>
          </w:tcPr>
          <w:p w:rsidR="001C6F95" w:rsidRDefault="001C6F95" w:rsidP="000D64B5">
            <w:pPr>
              <w:tabs>
                <w:tab w:val="left" w:pos="-720"/>
              </w:tabs>
              <w:spacing w:before="47" w:after="109"/>
              <w:jc w:val="center"/>
            </w:pPr>
          </w:p>
        </w:tc>
        <w:tc>
          <w:tcPr>
            <w:tcW w:w="1984" w:type="dxa"/>
          </w:tcPr>
          <w:p w:rsidR="001C6F95" w:rsidRDefault="001C6F95" w:rsidP="000D64B5">
            <w:pPr>
              <w:tabs>
                <w:tab w:val="left" w:pos="-720"/>
              </w:tabs>
              <w:spacing w:before="47" w:after="109"/>
              <w:jc w:val="center"/>
            </w:pPr>
          </w:p>
        </w:tc>
        <w:tc>
          <w:tcPr>
            <w:tcW w:w="1701" w:type="dxa"/>
          </w:tcPr>
          <w:p w:rsidR="001C6F95" w:rsidRDefault="00B618B1" w:rsidP="000D64B5">
            <w:pPr>
              <w:tabs>
                <w:tab w:val="left" w:pos="-720"/>
              </w:tabs>
              <w:spacing w:before="47" w:after="109"/>
              <w:jc w:val="center"/>
            </w:pPr>
            <w:r>
              <w:t>H&amp;K</w:t>
            </w:r>
          </w:p>
        </w:tc>
      </w:tr>
      <w:tr w:rsidR="00B618B1" w:rsidRPr="00506BFA" w:rsidTr="005D72E9">
        <w:tc>
          <w:tcPr>
            <w:tcW w:w="1135" w:type="dxa"/>
          </w:tcPr>
          <w:p w:rsidR="00B618B1" w:rsidRDefault="007335E8" w:rsidP="004117D9">
            <w:pPr>
              <w:tabs>
                <w:tab w:val="left" w:pos="-720"/>
              </w:tabs>
              <w:spacing w:before="47" w:after="109"/>
              <w:jc w:val="center"/>
            </w:pPr>
            <w:r>
              <w:t>2.2</w:t>
            </w:r>
          </w:p>
        </w:tc>
        <w:tc>
          <w:tcPr>
            <w:tcW w:w="1418" w:type="dxa"/>
          </w:tcPr>
          <w:p w:rsidR="00B618B1" w:rsidRDefault="007335E8" w:rsidP="007335E8">
            <w:pPr>
              <w:tabs>
                <w:tab w:val="left" w:pos="-720"/>
              </w:tabs>
              <w:spacing w:before="47" w:after="109"/>
              <w:jc w:val="center"/>
            </w:pPr>
            <w:r>
              <w:t>19</w:t>
            </w:r>
            <w:r w:rsidR="00B618B1">
              <w:t>.02.2013</w:t>
            </w:r>
          </w:p>
        </w:tc>
        <w:tc>
          <w:tcPr>
            <w:tcW w:w="2835" w:type="dxa"/>
          </w:tcPr>
          <w:p w:rsidR="00B618B1" w:rsidRDefault="00B618B1" w:rsidP="000D64B5">
            <w:pPr>
              <w:tabs>
                <w:tab w:val="left" w:pos="-720"/>
              </w:tabs>
              <w:spacing w:before="47" w:after="109"/>
              <w:jc w:val="center"/>
            </w:pPr>
          </w:p>
        </w:tc>
        <w:tc>
          <w:tcPr>
            <w:tcW w:w="1984" w:type="dxa"/>
          </w:tcPr>
          <w:p w:rsidR="00B618B1" w:rsidRDefault="00B618B1" w:rsidP="000D64B5">
            <w:pPr>
              <w:tabs>
                <w:tab w:val="left" w:pos="-720"/>
              </w:tabs>
              <w:spacing w:before="47" w:after="109"/>
              <w:jc w:val="center"/>
            </w:pPr>
          </w:p>
        </w:tc>
        <w:tc>
          <w:tcPr>
            <w:tcW w:w="1701" w:type="dxa"/>
          </w:tcPr>
          <w:p w:rsidR="00B618B1" w:rsidRDefault="00B618B1" w:rsidP="000D64B5">
            <w:pPr>
              <w:tabs>
                <w:tab w:val="left" w:pos="-720"/>
              </w:tabs>
              <w:spacing w:before="47" w:after="109"/>
              <w:jc w:val="center"/>
            </w:pPr>
            <w:r>
              <w:t>CADMAP</w:t>
            </w:r>
          </w:p>
        </w:tc>
      </w:tr>
      <w:tr w:rsidR="007335E8" w:rsidRPr="00506BFA" w:rsidTr="005D72E9">
        <w:tc>
          <w:tcPr>
            <w:tcW w:w="1135" w:type="dxa"/>
          </w:tcPr>
          <w:p w:rsidR="007335E8" w:rsidRDefault="007335E8" w:rsidP="007335E8">
            <w:pPr>
              <w:tabs>
                <w:tab w:val="left" w:pos="-720"/>
              </w:tabs>
              <w:spacing w:before="47" w:after="109"/>
              <w:jc w:val="center"/>
            </w:pPr>
            <w:r>
              <w:t>2.2</w:t>
            </w:r>
          </w:p>
        </w:tc>
        <w:tc>
          <w:tcPr>
            <w:tcW w:w="1418" w:type="dxa"/>
          </w:tcPr>
          <w:p w:rsidR="007335E8" w:rsidRDefault="007335E8" w:rsidP="007335E8">
            <w:pPr>
              <w:tabs>
                <w:tab w:val="left" w:pos="-720"/>
              </w:tabs>
              <w:spacing w:before="47" w:after="109"/>
              <w:jc w:val="center"/>
            </w:pPr>
            <w:r>
              <w:t>19.02.2013</w:t>
            </w:r>
          </w:p>
        </w:tc>
        <w:tc>
          <w:tcPr>
            <w:tcW w:w="2835" w:type="dxa"/>
          </w:tcPr>
          <w:p w:rsidR="007335E8" w:rsidRDefault="007335E8" w:rsidP="000D64B5">
            <w:pPr>
              <w:tabs>
                <w:tab w:val="left" w:pos="-720"/>
              </w:tabs>
              <w:spacing w:before="47" w:after="109"/>
              <w:jc w:val="center"/>
            </w:pPr>
            <w:r>
              <w:t>Gesamtüberarbeitung (final)</w:t>
            </w:r>
          </w:p>
        </w:tc>
        <w:tc>
          <w:tcPr>
            <w:tcW w:w="1984" w:type="dxa"/>
          </w:tcPr>
          <w:p w:rsidR="007335E8" w:rsidRDefault="007335E8" w:rsidP="000D64B5">
            <w:pPr>
              <w:tabs>
                <w:tab w:val="left" w:pos="-720"/>
              </w:tabs>
              <w:spacing w:before="47" w:after="109"/>
              <w:jc w:val="center"/>
            </w:pPr>
          </w:p>
        </w:tc>
        <w:tc>
          <w:tcPr>
            <w:tcW w:w="1701" w:type="dxa"/>
          </w:tcPr>
          <w:p w:rsidR="007335E8" w:rsidRDefault="007335E8" w:rsidP="000D64B5">
            <w:pPr>
              <w:tabs>
                <w:tab w:val="left" w:pos="-720"/>
              </w:tabs>
              <w:spacing w:before="47" w:after="109"/>
              <w:jc w:val="center"/>
            </w:pPr>
            <w:r>
              <w:t>Tober</w:t>
            </w:r>
          </w:p>
        </w:tc>
      </w:tr>
      <w:tr w:rsidR="00AE0E31" w:rsidRPr="00506BFA" w:rsidTr="005D72E9">
        <w:tc>
          <w:tcPr>
            <w:tcW w:w="1135" w:type="dxa"/>
          </w:tcPr>
          <w:p w:rsidR="00AE0E31" w:rsidRPr="00AE0E31" w:rsidRDefault="00AE0E31" w:rsidP="007335E8">
            <w:pPr>
              <w:tabs>
                <w:tab w:val="left" w:pos="-720"/>
              </w:tabs>
              <w:spacing w:before="47" w:after="109"/>
              <w:jc w:val="center"/>
              <w:rPr>
                <w:highlight w:val="yellow"/>
              </w:rPr>
            </w:pPr>
            <w:r w:rsidRPr="00AE0E31">
              <w:rPr>
                <w:highlight w:val="yellow"/>
              </w:rPr>
              <w:t>2.2</w:t>
            </w:r>
          </w:p>
        </w:tc>
        <w:tc>
          <w:tcPr>
            <w:tcW w:w="1418" w:type="dxa"/>
          </w:tcPr>
          <w:p w:rsidR="00AE0E31" w:rsidRPr="00AE0E31" w:rsidRDefault="00AE0E31" w:rsidP="007335E8">
            <w:pPr>
              <w:tabs>
                <w:tab w:val="left" w:pos="-720"/>
              </w:tabs>
              <w:spacing w:before="47" w:after="109"/>
              <w:jc w:val="center"/>
              <w:rPr>
                <w:highlight w:val="yellow"/>
              </w:rPr>
            </w:pPr>
            <w:r w:rsidRPr="00AE0E31">
              <w:rPr>
                <w:highlight w:val="yellow"/>
              </w:rPr>
              <w:t>01.03.2013</w:t>
            </w:r>
          </w:p>
        </w:tc>
        <w:tc>
          <w:tcPr>
            <w:tcW w:w="2835" w:type="dxa"/>
          </w:tcPr>
          <w:p w:rsidR="00AE0E31" w:rsidRPr="00AE0E31" w:rsidRDefault="00A15527" w:rsidP="000D64B5">
            <w:pPr>
              <w:tabs>
                <w:tab w:val="left" w:pos="-720"/>
              </w:tabs>
              <w:spacing w:before="47" w:after="109"/>
              <w:jc w:val="center"/>
              <w:rPr>
                <w:highlight w:val="yellow"/>
              </w:rPr>
            </w:pPr>
            <w:r>
              <w:rPr>
                <w:highlight w:val="yellow"/>
              </w:rPr>
              <w:t>Bearbeitung/Berichtigung</w:t>
            </w:r>
          </w:p>
        </w:tc>
        <w:tc>
          <w:tcPr>
            <w:tcW w:w="1984" w:type="dxa"/>
          </w:tcPr>
          <w:p w:rsidR="00AE0E31" w:rsidRPr="00AE0E31" w:rsidRDefault="00AE0E31" w:rsidP="000D64B5">
            <w:pPr>
              <w:tabs>
                <w:tab w:val="left" w:pos="-720"/>
              </w:tabs>
              <w:spacing w:before="47" w:after="109"/>
              <w:jc w:val="center"/>
              <w:rPr>
                <w:highlight w:val="yellow"/>
              </w:rPr>
            </w:pPr>
          </w:p>
        </w:tc>
        <w:tc>
          <w:tcPr>
            <w:tcW w:w="1701" w:type="dxa"/>
          </w:tcPr>
          <w:p w:rsidR="00AE0E31" w:rsidRDefault="00A15527" w:rsidP="000D64B5">
            <w:pPr>
              <w:tabs>
                <w:tab w:val="left" w:pos="-720"/>
              </w:tabs>
              <w:spacing w:before="47" w:after="109"/>
              <w:jc w:val="center"/>
            </w:pPr>
            <w:r>
              <w:rPr>
                <w:highlight w:val="yellow"/>
              </w:rPr>
              <w:t>hanseWasser</w:t>
            </w:r>
          </w:p>
        </w:tc>
      </w:tr>
    </w:tbl>
    <w:p w:rsidR="002B0D2A" w:rsidRDefault="002B0D2A" w:rsidP="002B0D2A"/>
    <w:p w:rsidR="00073AA6" w:rsidRDefault="00073AA6" w:rsidP="002B0D2A"/>
    <w:p w:rsidR="00073AA6" w:rsidRDefault="00073AA6" w:rsidP="002B0D2A"/>
    <w:p w:rsidR="00073AA6" w:rsidRPr="00506BFA" w:rsidRDefault="00073AA6" w:rsidP="002B0D2A">
      <w:r>
        <w:br w:type="page"/>
      </w:r>
    </w:p>
    <w:p w:rsidR="00E4260E" w:rsidRPr="00506BFA" w:rsidRDefault="002B0D2A" w:rsidP="00800B54">
      <w:pPr>
        <w:rPr>
          <w:sz w:val="28"/>
          <w:szCs w:val="28"/>
        </w:rPr>
      </w:pPr>
      <w:r w:rsidRPr="00506BFA">
        <w:rPr>
          <w:sz w:val="28"/>
          <w:szCs w:val="28"/>
        </w:rPr>
        <w:lastRenderedPageBreak/>
        <w:t>Inhalt</w:t>
      </w:r>
      <w:r w:rsidR="00800B54" w:rsidRPr="00506BFA">
        <w:rPr>
          <w:sz w:val="28"/>
          <w:szCs w:val="28"/>
        </w:rPr>
        <w:br/>
      </w:r>
    </w:p>
    <w:p w:rsidR="004E2BE2" w:rsidRDefault="00640FD6">
      <w:pPr>
        <w:pStyle w:val="Verzeichnis2"/>
        <w:rPr>
          <w:rFonts w:asciiTheme="minorHAnsi" w:eastAsiaTheme="minorEastAsia" w:hAnsiTheme="minorHAnsi" w:cstheme="minorBidi"/>
          <w:b w:val="0"/>
          <w:color w:val="auto"/>
          <w:sz w:val="22"/>
          <w:szCs w:val="22"/>
        </w:rPr>
      </w:pPr>
      <w:r w:rsidRPr="00640FD6">
        <w:rPr>
          <w:b w:val="0"/>
        </w:rPr>
        <w:fldChar w:fldCharType="begin"/>
      </w:r>
      <w:r w:rsidR="00887C37">
        <w:rPr>
          <w:b w:val="0"/>
        </w:rPr>
        <w:instrText xml:space="preserve"> TOC \o "1-3" \h \z \u </w:instrText>
      </w:r>
      <w:r w:rsidRPr="00640FD6">
        <w:rPr>
          <w:b w:val="0"/>
        </w:rPr>
        <w:fldChar w:fldCharType="separate"/>
      </w:r>
      <w:hyperlink w:anchor="_Toc350753890" w:history="1">
        <w:r w:rsidR="004E2BE2" w:rsidRPr="00060410">
          <w:rPr>
            <w:rStyle w:val="Hyperlink"/>
          </w:rPr>
          <w:t>1</w:t>
        </w:r>
        <w:r w:rsidR="004E2BE2">
          <w:rPr>
            <w:rFonts w:asciiTheme="minorHAnsi" w:eastAsiaTheme="minorEastAsia" w:hAnsiTheme="minorHAnsi" w:cstheme="minorBidi"/>
            <w:b w:val="0"/>
            <w:color w:val="auto"/>
            <w:sz w:val="22"/>
            <w:szCs w:val="22"/>
          </w:rPr>
          <w:tab/>
        </w:r>
        <w:r w:rsidR="004E2BE2" w:rsidRPr="00060410">
          <w:rPr>
            <w:rStyle w:val="Hyperlink"/>
          </w:rPr>
          <w:t>Einleitung</w:t>
        </w:r>
        <w:r w:rsidR="004E2BE2">
          <w:rPr>
            <w:webHidden/>
          </w:rPr>
          <w:tab/>
        </w:r>
        <w:r>
          <w:rPr>
            <w:webHidden/>
          </w:rPr>
          <w:fldChar w:fldCharType="begin"/>
        </w:r>
        <w:r w:rsidR="004E2BE2">
          <w:rPr>
            <w:webHidden/>
          </w:rPr>
          <w:instrText xml:space="preserve"> PAGEREF _Toc350753890 \h </w:instrText>
        </w:r>
        <w:r>
          <w:rPr>
            <w:webHidden/>
          </w:rPr>
        </w:r>
        <w:r>
          <w:rPr>
            <w:webHidden/>
          </w:rPr>
          <w:fldChar w:fldCharType="separate"/>
        </w:r>
        <w:r w:rsidR="001159AF">
          <w:rPr>
            <w:webHidden/>
          </w:rPr>
          <w:t>4</w:t>
        </w:r>
        <w:r>
          <w:rPr>
            <w:webHidden/>
          </w:rPr>
          <w:fldChar w:fldCharType="end"/>
        </w:r>
      </w:hyperlink>
    </w:p>
    <w:p w:rsidR="004E2BE2" w:rsidRDefault="00640FD6">
      <w:pPr>
        <w:pStyle w:val="Verzeichnis2"/>
        <w:rPr>
          <w:rFonts w:asciiTheme="minorHAnsi" w:eastAsiaTheme="minorEastAsia" w:hAnsiTheme="minorHAnsi" w:cstheme="minorBidi"/>
          <w:b w:val="0"/>
          <w:color w:val="auto"/>
          <w:sz w:val="22"/>
          <w:szCs w:val="22"/>
        </w:rPr>
      </w:pPr>
      <w:hyperlink w:anchor="_Toc350753891" w:history="1">
        <w:r w:rsidR="004E2BE2" w:rsidRPr="00060410">
          <w:rPr>
            <w:rStyle w:val="Hyperlink"/>
          </w:rPr>
          <w:t>2</w:t>
        </w:r>
        <w:r w:rsidR="004E2BE2">
          <w:rPr>
            <w:rFonts w:asciiTheme="minorHAnsi" w:eastAsiaTheme="minorEastAsia" w:hAnsiTheme="minorHAnsi" w:cstheme="minorBidi"/>
            <w:b w:val="0"/>
            <w:color w:val="auto"/>
            <w:sz w:val="22"/>
            <w:szCs w:val="22"/>
          </w:rPr>
          <w:tab/>
        </w:r>
        <w:r w:rsidR="004E2BE2" w:rsidRPr="00060410">
          <w:rPr>
            <w:rStyle w:val="Hyperlink"/>
          </w:rPr>
          <w:t>Integration von IT-Systemen bei der hanseWasser</w:t>
        </w:r>
        <w:r w:rsidR="004E2BE2">
          <w:rPr>
            <w:webHidden/>
          </w:rPr>
          <w:tab/>
        </w:r>
        <w:r>
          <w:rPr>
            <w:webHidden/>
          </w:rPr>
          <w:fldChar w:fldCharType="begin"/>
        </w:r>
        <w:r w:rsidR="004E2BE2">
          <w:rPr>
            <w:webHidden/>
          </w:rPr>
          <w:instrText xml:space="preserve"> PAGEREF _Toc350753891 \h </w:instrText>
        </w:r>
        <w:r>
          <w:rPr>
            <w:webHidden/>
          </w:rPr>
        </w:r>
        <w:r>
          <w:rPr>
            <w:webHidden/>
          </w:rPr>
          <w:fldChar w:fldCharType="separate"/>
        </w:r>
        <w:r w:rsidR="001159AF">
          <w:rPr>
            <w:webHidden/>
          </w:rPr>
          <w:t>4</w:t>
        </w:r>
        <w:r>
          <w:rPr>
            <w:webHidden/>
          </w:rPr>
          <w:fldChar w:fldCharType="end"/>
        </w:r>
      </w:hyperlink>
    </w:p>
    <w:p w:rsidR="004E2BE2" w:rsidRDefault="00640FD6">
      <w:pPr>
        <w:pStyle w:val="Verzeichnis3"/>
        <w:rPr>
          <w:rFonts w:asciiTheme="minorHAnsi" w:eastAsiaTheme="minorEastAsia" w:hAnsiTheme="minorHAnsi" w:cstheme="minorBidi"/>
          <w:b w:val="0"/>
          <w:color w:val="auto"/>
          <w:szCs w:val="22"/>
        </w:rPr>
      </w:pPr>
      <w:hyperlink w:anchor="_Toc350753892" w:history="1">
        <w:r w:rsidR="004E2BE2" w:rsidRPr="00060410">
          <w:rPr>
            <w:rStyle w:val="Hyperlink"/>
          </w:rPr>
          <w:t>2.1</w:t>
        </w:r>
        <w:r w:rsidR="004E2BE2">
          <w:rPr>
            <w:rFonts w:asciiTheme="minorHAnsi" w:eastAsiaTheme="minorEastAsia" w:hAnsiTheme="minorHAnsi" w:cstheme="minorBidi"/>
            <w:b w:val="0"/>
            <w:color w:val="auto"/>
            <w:szCs w:val="22"/>
          </w:rPr>
          <w:tab/>
        </w:r>
        <w:r w:rsidR="004E2BE2" w:rsidRPr="00060410">
          <w:rPr>
            <w:rStyle w:val="Hyperlink"/>
          </w:rPr>
          <w:t>Integrationsstrategie der hanseWasser</w:t>
        </w:r>
        <w:r w:rsidR="004E2BE2">
          <w:rPr>
            <w:webHidden/>
          </w:rPr>
          <w:tab/>
        </w:r>
        <w:r>
          <w:rPr>
            <w:webHidden/>
          </w:rPr>
          <w:fldChar w:fldCharType="begin"/>
        </w:r>
        <w:r w:rsidR="004E2BE2">
          <w:rPr>
            <w:webHidden/>
          </w:rPr>
          <w:instrText xml:space="preserve"> PAGEREF _Toc350753892 \h </w:instrText>
        </w:r>
        <w:r>
          <w:rPr>
            <w:webHidden/>
          </w:rPr>
        </w:r>
        <w:r>
          <w:rPr>
            <w:webHidden/>
          </w:rPr>
          <w:fldChar w:fldCharType="separate"/>
        </w:r>
        <w:r w:rsidR="001159AF">
          <w:rPr>
            <w:webHidden/>
          </w:rPr>
          <w:t>4</w:t>
        </w:r>
        <w:r>
          <w:rPr>
            <w:webHidden/>
          </w:rPr>
          <w:fldChar w:fldCharType="end"/>
        </w:r>
      </w:hyperlink>
    </w:p>
    <w:p w:rsidR="004E2BE2" w:rsidRDefault="00640FD6">
      <w:pPr>
        <w:pStyle w:val="Verzeichnis3"/>
        <w:rPr>
          <w:rFonts w:asciiTheme="minorHAnsi" w:eastAsiaTheme="minorEastAsia" w:hAnsiTheme="minorHAnsi" w:cstheme="minorBidi"/>
          <w:b w:val="0"/>
          <w:color w:val="auto"/>
          <w:szCs w:val="22"/>
        </w:rPr>
      </w:pPr>
      <w:hyperlink w:anchor="_Toc350753893" w:history="1">
        <w:r w:rsidR="004E2BE2" w:rsidRPr="00060410">
          <w:rPr>
            <w:rStyle w:val="Hyperlink"/>
          </w:rPr>
          <w:t>2.2</w:t>
        </w:r>
        <w:r w:rsidR="004E2BE2">
          <w:rPr>
            <w:rFonts w:asciiTheme="minorHAnsi" w:eastAsiaTheme="minorEastAsia" w:hAnsiTheme="minorHAnsi" w:cstheme="minorBidi"/>
            <w:b w:val="0"/>
            <w:color w:val="auto"/>
            <w:szCs w:val="22"/>
          </w:rPr>
          <w:tab/>
        </w:r>
        <w:r w:rsidR="004E2BE2" w:rsidRPr="00060410">
          <w:rPr>
            <w:rStyle w:val="Hyperlink"/>
          </w:rPr>
          <w:t>Systemarchitektur der Integration zwischen novaKANDIS und IPS</w:t>
        </w:r>
        <w:r w:rsidR="004E2BE2">
          <w:rPr>
            <w:webHidden/>
          </w:rPr>
          <w:tab/>
        </w:r>
        <w:r>
          <w:rPr>
            <w:webHidden/>
          </w:rPr>
          <w:fldChar w:fldCharType="begin"/>
        </w:r>
        <w:r w:rsidR="004E2BE2">
          <w:rPr>
            <w:webHidden/>
          </w:rPr>
          <w:instrText xml:space="preserve"> PAGEREF _Toc350753893 \h </w:instrText>
        </w:r>
        <w:r>
          <w:rPr>
            <w:webHidden/>
          </w:rPr>
        </w:r>
        <w:r>
          <w:rPr>
            <w:webHidden/>
          </w:rPr>
          <w:fldChar w:fldCharType="separate"/>
        </w:r>
        <w:r w:rsidR="001159AF">
          <w:rPr>
            <w:webHidden/>
          </w:rPr>
          <w:t>5</w:t>
        </w:r>
        <w:r>
          <w:rPr>
            <w:webHidden/>
          </w:rPr>
          <w:fldChar w:fldCharType="end"/>
        </w:r>
      </w:hyperlink>
    </w:p>
    <w:p w:rsidR="004E2BE2" w:rsidRDefault="00640FD6">
      <w:pPr>
        <w:pStyle w:val="Verzeichnis2"/>
        <w:rPr>
          <w:rFonts w:asciiTheme="minorHAnsi" w:eastAsiaTheme="minorEastAsia" w:hAnsiTheme="minorHAnsi" w:cstheme="minorBidi"/>
          <w:b w:val="0"/>
          <w:color w:val="auto"/>
          <w:sz w:val="22"/>
          <w:szCs w:val="22"/>
        </w:rPr>
      </w:pPr>
      <w:hyperlink w:anchor="_Toc350753894" w:history="1">
        <w:r w:rsidR="004E2BE2" w:rsidRPr="00060410">
          <w:rPr>
            <w:rStyle w:val="Hyperlink"/>
          </w:rPr>
          <w:t>3</w:t>
        </w:r>
        <w:r w:rsidR="004E2BE2">
          <w:rPr>
            <w:rFonts w:asciiTheme="minorHAnsi" w:eastAsiaTheme="minorEastAsia" w:hAnsiTheme="minorHAnsi" w:cstheme="minorBidi"/>
            <w:b w:val="0"/>
            <w:color w:val="auto"/>
            <w:sz w:val="22"/>
            <w:szCs w:val="22"/>
          </w:rPr>
          <w:tab/>
        </w:r>
        <w:r w:rsidR="004E2BE2" w:rsidRPr="00060410">
          <w:rPr>
            <w:rStyle w:val="Hyperlink"/>
          </w:rPr>
          <w:t>Realisierung der  Integration von novaKANDIS und IPS</w:t>
        </w:r>
        <w:r w:rsidR="004E2BE2">
          <w:rPr>
            <w:webHidden/>
          </w:rPr>
          <w:tab/>
        </w:r>
        <w:r>
          <w:rPr>
            <w:webHidden/>
          </w:rPr>
          <w:fldChar w:fldCharType="begin"/>
        </w:r>
        <w:r w:rsidR="004E2BE2">
          <w:rPr>
            <w:webHidden/>
          </w:rPr>
          <w:instrText xml:space="preserve"> PAGEREF _Toc350753894 \h </w:instrText>
        </w:r>
        <w:r>
          <w:rPr>
            <w:webHidden/>
          </w:rPr>
        </w:r>
        <w:r>
          <w:rPr>
            <w:webHidden/>
          </w:rPr>
          <w:fldChar w:fldCharType="separate"/>
        </w:r>
        <w:r w:rsidR="001159AF">
          <w:rPr>
            <w:webHidden/>
          </w:rPr>
          <w:t>6</w:t>
        </w:r>
        <w:r>
          <w:rPr>
            <w:webHidden/>
          </w:rPr>
          <w:fldChar w:fldCharType="end"/>
        </w:r>
      </w:hyperlink>
    </w:p>
    <w:p w:rsidR="004E2BE2" w:rsidRDefault="00640FD6">
      <w:pPr>
        <w:pStyle w:val="Verzeichnis3"/>
        <w:rPr>
          <w:rFonts w:asciiTheme="minorHAnsi" w:eastAsiaTheme="minorEastAsia" w:hAnsiTheme="minorHAnsi" w:cstheme="minorBidi"/>
          <w:b w:val="0"/>
          <w:color w:val="auto"/>
          <w:szCs w:val="22"/>
        </w:rPr>
      </w:pPr>
      <w:hyperlink w:anchor="_Toc350753895" w:history="1">
        <w:r w:rsidR="004E2BE2" w:rsidRPr="00060410">
          <w:rPr>
            <w:rStyle w:val="Hyperlink"/>
            <w:lang w:val="en-US"/>
          </w:rPr>
          <w:t>3.1</w:t>
        </w:r>
        <w:r w:rsidR="004E2BE2">
          <w:rPr>
            <w:rFonts w:asciiTheme="minorHAnsi" w:eastAsiaTheme="minorEastAsia" w:hAnsiTheme="minorHAnsi" w:cstheme="minorBidi"/>
            <w:b w:val="0"/>
            <w:color w:val="auto"/>
            <w:szCs w:val="22"/>
          </w:rPr>
          <w:tab/>
        </w:r>
        <w:r w:rsidR="004E2BE2" w:rsidRPr="00060410">
          <w:rPr>
            <w:rStyle w:val="Hyperlink"/>
            <w:lang w:val="en-US"/>
          </w:rPr>
          <w:t>Funktionen</w:t>
        </w:r>
        <w:r w:rsidR="004E2BE2">
          <w:rPr>
            <w:webHidden/>
          </w:rPr>
          <w:tab/>
        </w:r>
        <w:r>
          <w:rPr>
            <w:webHidden/>
          </w:rPr>
          <w:fldChar w:fldCharType="begin"/>
        </w:r>
        <w:r w:rsidR="004E2BE2">
          <w:rPr>
            <w:webHidden/>
          </w:rPr>
          <w:instrText xml:space="preserve"> PAGEREF _Toc350753895 \h </w:instrText>
        </w:r>
        <w:r>
          <w:rPr>
            <w:webHidden/>
          </w:rPr>
        </w:r>
        <w:r>
          <w:rPr>
            <w:webHidden/>
          </w:rPr>
          <w:fldChar w:fldCharType="separate"/>
        </w:r>
        <w:r w:rsidR="001159AF">
          <w:rPr>
            <w:webHidden/>
          </w:rPr>
          <w:t>6</w:t>
        </w:r>
        <w:r>
          <w:rPr>
            <w:webHidden/>
          </w:rPr>
          <w:fldChar w:fldCharType="end"/>
        </w:r>
      </w:hyperlink>
    </w:p>
    <w:p w:rsidR="004E2BE2" w:rsidRDefault="00640FD6">
      <w:pPr>
        <w:pStyle w:val="Verzeichnis3"/>
        <w:rPr>
          <w:rFonts w:asciiTheme="minorHAnsi" w:eastAsiaTheme="minorEastAsia" w:hAnsiTheme="minorHAnsi" w:cstheme="minorBidi"/>
          <w:b w:val="0"/>
          <w:color w:val="auto"/>
          <w:szCs w:val="22"/>
        </w:rPr>
      </w:pPr>
      <w:hyperlink w:anchor="_Toc350753896" w:history="1">
        <w:r w:rsidR="004E2BE2" w:rsidRPr="00060410">
          <w:rPr>
            <w:rStyle w:val="Hyperlink"/>
            <w:lang w:val="en-US"/>
          </w:rPr>
          <w:t>3.2</w:t>
        </w:r>
        <w:r w:rsidR="004E2BE2">
          <w:rPr>
            <w:rFonts w:asciiTheme="minorHAnsi" w:eastAsiaTheme="minorEastAsia" w:hAnsiTheme="minorHAnsi" w:cstheme="minorBidi"/>
            <w:b w:val="0"/>
            <w:color w:val="auto"/>
            <w:szCs w:val="22"/>
          </w:rPr>
          <w:tab/>
        </w:r>
        <w:r w:rsidR="004E2BE2" w:rsidRPr="00060410">
          <w:rPr>
            <w:rStyle w:val="Hyperlink"/>
            <w:lang w:val="en-US"/>
          </w:rPr>
          <w:t>Datenmodell</w:t>
        </w:r>
        <w:r w:rsidR="004E2BE2">
          <w:rPr>
            <w:webHidden/>
          </w:rPr>
          <w:tab/>
        </w:r>
        <w:r>
          <w:rPr>
            <w:webHidden/>
          </w:rPr>
          <w:fldChar w:fldCharType="begin"/>
        </w:r>
        <w:r w:rsidR="004E2BE2">
          <w:rPr>
            <w:webHidden/>
          </w:rPr>
          <w:instrText xml:space="preserve"> PAGEREF _Toc350753896 \h </w:instrText>
        </w:r>
        <w:r>
          <w:rPr>
            <w:webHidden/>
          </w:rPr>
        </w:r>
        <w:r>
          <w:rPr>
            <w:webHidden/>
          </w:rPr>
          <w:fldChar w:fldCharType="separate"/>
        </w:r>
        <w:r w:rsidR="001159AF">
          <w:rPr>
            <w:webHidden/>
          </w:rPr>
          <w:t>8</w:t>
        </w:r>
        <w:r>
          <w:rPr>
            <w:webHidden/>
          </w:rPr>
          <w:fldChar w:fldCharType="end"/>
        </w:r>
      </w:hyperlink>
    </w:p>
    <w:p w:rsidR="004E2BE2" w:rsidRDefault="00640FD6">
      <w:pPr>
        <w:pStyle w:val="Verzeichnis3"/>
        <w:rPr>
          <w:rFonts w:asciiTheme="minorHAnsi" w:eastAsiaTheme="minorEastAsia" w:hAnsiTheme="minorHAnsi" w:cstheme="minorBidi"/>
          <w:b w:val="0"/>
          <w:color w:val="auto"/>
          <w:szCs w:val="22"/>
        </w:rPr>
      </w:pPr>
      <w:hyperlink w:anchor="_Toc350753897" w:history="1">
        <w:r w:rsidR="004E2BE2" w:rsidRPr="00060410">
          <w:rPr>
            <w:rStyle w:val="Hyperlink"/>
            <w:lang w:val="en-US"/>
          </w:rPr>
          <w:t>3.3</w:t>
        </w:r>
        <w:r w:rsidR="004E2BE2">
          <w:rPr>
            <w:rFonts w:asciiTheme="minorHAnsi" w:eastAsiaTheme="minorEastAsia" w:hAnsiTheme="minorHAnsi" w:cstheme="minorBidi"/>
            <w:b w:val="0"/>
            <w:color w:val="auto"/>
            <w:szCs w:val="22"/>
          </w:rPr>
          <w:tab/>
        </w:r>
        <w:r w:rsidR="004E2BE2" w:rsidRPr="00060410">
          <w:rPr>
            <w:rStyle w:val="Hyperlink"/>
            <w:lang w:val="en-US"/>
          </w:rPr>
          <w:t>Struktur der CSV-Dateien</w:t>
        </w:r>
        <w:r w:rsidR="004E2BE2">
          <w:rPr>
            <w:webHidden/>
          </w:rPr>
          <w:tab/>
        </w:r>
        <w:r>
          <w:rPr>
            <w:webHidden/>
          </w:rPr>
          <w:fldChar w:fldCharType="begin"/>
        </w:r>
        <w:r w:rsidR="004E2BE2">
          <w:rPr>
            <w:webHidden/>
          </w:rPr>
          <w:instrText xml:space="preserve"> PAGEREF _Toc350753897 \h </w:instrText>
        </w:r>
        <w:r>
          <w:rPr>
            <w:webHidden/>
          </w:rPr>
        </w:r>
        <w:r>
          <w:rPr>
            <w:webHidden/>
          </w:rPr>
          <w:fldChar w:fldCharType="separate"/>
        </w:r>
        <w:r w:rsidR="001159AF">
          <w:rPr>
            <w:webHidden/>
          </w:rPr>
          <w:t>11</w:t>
        </w:r>
        <w:r>
          <w:rPr>
            <w:webHidden/>
          </w:rPr>
          <w:fldChar w:fldCharType="end"/>
        </w:r>
      </w:hyperlink>
    </w:p>
    <w:p w:rsidR="004E2BE2" w:rsidRDefault="00640FD6">
      <w:pPr>
        <w:pStyle w:val="Verzeichnis3"/>
        <w:rPr>
          <w:rFonts w:asciiTheme="minorHAnsi" w:eastAsiaTheme="minorEastAsia" w:hAnsiTheme="minorHAnsi" w:cstheme="minorBidi"/>
          <w:b w:val="0"/>
          <w:color w:val="auto"/>
          <w:szCs w:val="22"/>
        </w:rPr>
      </w:pPr>
      <w:r>
        <w:fldChar w:fldCharType="begin"/>
      </w:r>
      <w:r>
        <w:instrText>HYPERLINK \l "_Toc350753898"</w:instrText>
      </w:r>
      <w:r>
        <w:fldChar w:fldCharType="separate"/>
      </w:r>
      <w:r w:rsidR="004E2BE2" w:rsidRPr="00060410">
        <w:rPr>
          <w:rStyle w:val="Hyperlink"/>
          <w:lang w:val="en-US"/>
        </w:rPr>
        <w:t>3.4</w:t>
      </w:r>
      <w:r w:rsidR="004E2BE2">
        <w:rPr>
          <w:rFonts w:asciiTheme="minorHAnsi" w:eastAsiaTheme="minorEastAsia" w:hAnsiTheme="minorHAnsi" w:cstheme="minorBidi"/>
          <w:b w:val="0"/>
          <w:color w:val="auto"/>
          <w:szCs w:val="22"/>
        </w:rPr>
        <w:tab/>
      </w:r>
      <w:r w:rsidR="004E2BE2" w:rsidRPr="00060410">
        <w:rPr>
          <w:rStyle w:val="Hyperlink"/>
          <w:lang w:val="en-US"/>
        </w:rPr>
        <w:t>Anpassungen in novaKANDIS</w:t>
      </w:r>
      <w:r w:rsidR="004E2BE2">
        <w:rPr>
          <w:webHidden/>
        </w:rPr>
        <w:tab/>
      </w:r>
      <w:r>
        <w:rPr>
          <w:webHidden/>
        </w:rPr>
        <w:fldChar w:fldCharType="begin"/>
      </w:r>
      <w:r w:rsidR="004E2BE2">
        <w:rPr>
          <w:webHidden/>
        </w:rPr>
        <w:instrText xml:space="preserve"> PAGEREF _Toc350753898 \h </w:instrText>
      </w:r>
      <w:r>
        <w:rPr>
          <w:webHidden/>
        </w:rPr>
      </w:r>
      <w:r>
        <w:rPr>
          <w:webHidden/>
        </w:rPr>
        <w:fldChar w:fldCharType="separate"/>
      </w:r>
      <w:ins w:id="4" w:author="gk" w:date="2013-03-12T10:47:00Z">
        <w:r w:rsidR="001159AF">
          <w:rPr>
            <w:webHidden/>
          </w:rPr>
          <w:t>12</w:t>
        </w:r>
      </w:ins>
      <w:del w:id="5" w:author="gk" w:date="2013-03-12T10:47:00Z">
        <w:r w:rsidR="004E2BE2" w:rsidDel="001159AF">
          <w:rPr>
            <w:webHidden/>
          </w:rPr>
          <w:delText>11</w:delText>
        </w:r>
      </w:del>
      <w:r>
        <w:rPr>
          <w:webHidden/>
        </w:rPr>
        <w:fldChar w:fldCharType="end"/>
      </w:r>
      <w:r>
        <w:fldChar w:fldCharType="end"/>
      </w:r>
    </w:p>
    <w:p w:rsidR="004E2BE2" w:rsidRDefault="00640FD6">
      <w:pPr>
        <w:pStyle w:val="Verzeichnis3"/>
        <w:rPr>
          <w:rFonts w:asciiTheme="minorHAnsi" w:eastAsiaTheme="minorEastAsia" w:hAnsiTheme="minorHAnsi" w:cstheme="minorBidi"/>
          <w:b w:val="0"/>
          <w:color w:val="auto"/>
          <w:szCs w:val="22"/>
        </w:rPr>
      </w:pPr>
      <w:r>
        <w:fldChar w:fldCharType="begin"/>
      </w:r>
      <w:r>
        <w:instrText>HYPERLINK \l "_Toc350753899"</w:instrText>
      </w:r>
      <w:r>
        <w:fldChar w:fldCharType="separate"/>
      </w:r>
      <w:r w:rsidR="004E2BE2" w:rsidRPr="00060410">
        <w:rPr>
          <w:rStyle w:val="Hyperlink"/>
        </w:rPr>
        <w:t>3.5</w:t>
      </w:r>
      <w:r w:rsidR="004E2BE2">
        <w:rPr>
          <w:rFonts w:asciiTheme="minorHAnsi" w:eastAsiaTheme="minorEastAsia" w:hAnsiTheme="minorHAnsi" w:cstheme="minorBidi"/>
          <w:b w:val="0"/>
          <w:color w:val="auto"/>
          <w:szCs w:val="22"/>
        </w:rPr>
        <w:tab/>
      </w:r>
      <w:r w:rsidR="004E2BE2" w:rsidRPr="00060410">
        <w:rPr>
          <w:rStyle w:val="Hyperlink"/>
        </w:rPr>
        <w:t>Anpassungen in IPS</w:t>
      </w:r>
      <w:r w:rsidR="004E2BE2">
        <w:rPr>
          <w:webHidden/>
        </w:rPr>
        <w:tab/>
      </w:r>
      <w:r>
        <w:rPr>
          <w:webHidden/>
        </w:rPr>
        <w:fldChar w:fldCharType="begin"/>
      </w:r>
      <w:r w:rsidR="004E2BE2">
        <w:rPr>
          <w:webHidden/>
        </w:rPr>
        <w:instrText xml:space="preserve"> PAGEREF _Toc350753899 \h </w:instrText>
      </w:r>
      <w:r>
        <w:rPr>
          <w:webHidden/>
        </w:rPr>
      </w:r>
      <w:r>
        <w:rPr>
          <w:webHidden/>
        </w:rPr>
        <w:fldChar w:fldCharType="separate"/>
      </w:r>
      <w:ins w:id="6" w:author="gk" w:date="2013-03-12T10:47:00Z">
        <w:r w:rsidR="001159AF">
          <w:rPr>
            <w:webHidden/>
          </w:rPr>
          <w:t>15</w:t>
        </w:r>
      </w:ins>
      <w:del w:id="7" w:author="gk" w:date="2013-03-12T10:47:00Z">
        <w:r w:rsidR="004E2BE2" w:rsidDel="001159AF">
          <w:rPr>
            <w:webHidden/>
          </w:rPr>
          <w:delText>14</w:delText>
        </w:r>
      </w:del>
      <w:r>
        <w:rPr>
          <w:webHidden/>
        </w:rPr>
        <w:fldChar w:fldCharType="end"/>
      </w:r>
      <w:r>
        <w:fldChar w:fldCharType="end"/>
      </w:r>
    </w:p>
    <w:p w:rsidR="004E2BE2" w:rsidRDefault="00640FD6">
      <w:pPr>
        <w:pStyle w:val="Verzeichnis2"/>
        <w:rPr>
          <w:rFonts w:asciiTheme="minorHAnsi" w:eastAsiaTheme="minorEastAsia" w:hAnsiTheme="minorHAnsi" w:cstheme="minorBidi"/>
          <w:b w:val="0"/>
          <w:color w:val="auto"/>
          <w:sz w:val="22"/>
          <w:szCs w:val="22"/>
        </w:rPr>
      </w:pPr>
      <w:r>
        <w:fldChar w:fldCharType="begin"/>
      </w:r>
      <w:r>
        <w:instrText>HYPERLINK \l "_Toc350753900"</w:instrText>
      </w:r>
      <w:r>
        <w:fldChar w:fldCharType="separate"/>
      </w:r>
      <w:r w:rsidR="004E2BE2" w:rsidRPr="00060410">
        <w:rPr>
          <w:rStyle w:val="Hyperlink"/>
        </w:rPr>
        <w:t>4</w:t>
      </w:r>
      <w:r w:rsidR="004E2BE2">
        <w:rPr>
          <w:rFonts w:asciiTheme="minorHAnsi" w:eastAsiaTheme="minorEastAsia" w:hAnsiTheme="minorHAnsi" w:cstheme="minorBidi"/>
          <w:b w:val="0"/>
          <w:color w:val="auto"/>
          <w:sz w:val="22"/>
          <w:szCs w:val="22"/>
        </w:rPr>
        <w:tab/>
      </w:r>
      <w:r w:rsidR="004E2BE2" w:rsidRPr="00060410">
        <w:rPr>
          <w:rStyle w:val="Hyperlink"/>
        </w:rPr>
        <w:t>Testumgebung</w:t>
      </w:r>
      <w:r w:rsidR="004E2BE2">
        <w:rPr>
          <w:webHidden/>
        </w:rPr>
        <w:tab/>
      </w:r>
      <w:r>
        <w:rPr>
          <w:webHidden/>
        </w:rPr>
        <w:fldChar w:fldCharType="begin"/>
      </w:r>
      <w:r w:rsidR="004E2BE2">
        <w:rPr>
          <w:webHidden/>
        </w:rPr>
        <w:instrText xml:space="preserve"> PAGEREF _Toc350753900 \h </w:instrText>
      </w:r>
      <w:r>
        <w:rPr>
          <w:webHidden/>
        </w:rPr>
      </w:r>
      <w:r>
        <w:rPr>
          <w:webHidden/>
        </w:rPr>
        <w:fldChar w:fldCharType="separate"/>
      </w:r>
      <w:ins w:id="8" w:author="gk" w:date="2013-03-12T10:47:00Z">
        <w:r w:rsidR="001159AF">
          <w:rPr>
            <w:webHidden/>
          </w:rPr>
          <w:t>16</w:t>
        </w:r>
      </w:ins>
      <w:del w:id="9" w:author="gk" w:date="2013-03-12T10:47:00Z">
        <w:r w:rsidR="004E2BE2" w:rsidDel="001159AF">
          <w:rPr>
            <w:webHidden/>
          </w:rPr>
          <w:delText>15</w:delText>
        </w:r>
      </w:del>
      <w:r>
        <w:rPr>
          <w:webHidden/>
        </w:rPr>
        <w:fldChar w:fldCharType="end"/>
      </w:r>
      <w:r>
        <w:fldChar w:fldCharType="end"/>
      </w:r>
    </w:p>
    <w:p w:rsidR="004E2BE2" w:rsidRDefault="00640FD6">
      <w:pPr>
        <w:pStyle w:val="Verzeichnis3"/>
        <w:rPr>
          <w:rFonts w:asciiTheme="minorHAnsi" w:eastAsiaTheme="minorEastAsia" w:hAnsiTheme="minorHAnsi" w:cstheme="minorBidi"/>
          <w:b w:val="0"/>
          <w:color w:val="auto"/>
          <w:szCs w:val="22"/>
        </w:rPr>
      </w:pPr>
      <w:r>
        <w:fldChar w:fldCharType="begin"/>
      </w:r>
      <w:r>
        <w:instrText>HYPERLINK \l "_Toc350753901"</w:instrText>
      </w:r>
      <w:r>
        <w:fldChar w:fldCharType="separate"/>
      </w:r>
      <w:r w:rsidR="004E2BE2" w:rsidRPr="00060410">
        <w:rPr>
          <w:rStyle w:val="Hyperlink"/>
          <w:lang w:val="en-US"/>
        </w:rPr>
        <w:t>4.1</w:t>
      </w:r>
      <w:r w:rsidR="004E2BE2">
        <w:rPr>
          <w:rFonts w:asciiTheme="minorHAnsi" w:eastAsiaTheme="minorEastAsia" w:hAnsiTheme="minorHAnsi" w:cstheme="minorBidi"/>
          <w:b w:val="0"/>
          <w:color w:val="auto"/>
          <w:szCs w:val="22"/>
        </w:rPr>
        <w:tab/>
      </w:r>
      <w:r w:rsidR="004E2BE2" w:rsidRPr="00060410">
        <w:rPr>
          <w:rStyle w:val="Hyperlink"/>
          <w:lang w:val="en-US"/>
        </w:rPr>
        <w:t>Allgemein</w:t>
      </w:r>
      <w:r w:rsidR="004E2BE2">
        <w:rPr>
          <w:webHidden/>
        </w:rPr>
        <w:tab/>
      </w:r>
      <w:r>
        <w:rPr>
          <w:webHidden/>
        </w:rPr>
        <w:fldChar w:fldCharType="begin"/>
      </w:r>
      <w:r w:rsidR="004E2BE2">
        <w:rPr>
          <w:webHidden/>
        </w:rPr>
        <w:instrText xml:space="preserve"> PAGEREF _Toc350753901 \h </w:instrText>
      </w:r>
      <w:r>
        <w:rPr>
          <w:webHidden/>
        </w:rPr>
      </w:r>
      <w:r>
        <w:rPr>
          <w:webHidden/>
        </w:rPr>
        <w:fldChar w:fldCharType="separate"/>
      </w:r>
      <w:ins w:id="10" w:author="gk" w:date="2013-03-12T10:47:00Z">
        <w:r w:rsidR="001159AF">
          <w:rPr>
            <w:webHidden/>
          </w:rPr>
          <w:t>16</w:t>
        </w:r>
      </w:ins>
      <w:del w:id="11" w:author="gk" w:date="2013-03-12T10:47:00Z">
        <w:r w:rsidR="004E2BE2" w:rsidDel="001159AF">
          <w:rPr>
            <w:webHidden/>
          </w:rPr>
          <w:delText>15</w:delText>
        </w:r>
      </w:del>
      <w:r>
        <w:rPr>
          <w:webHidden/>
        </w:rPr>
        <w:fldChar w:fldCharType="end"/>
      </w:r>
      <w:r>
        <w:fldChar w:fldCharType="end"/>
      </w:r>
    </w:p>
    <w:p w:rsidR="004E2BE2" w:rsidRDefault="00640FD6">
      <w:pPr>
        <w:pStyle w:val="Verzeichnis3"/>
        <w:rPr>
          <w:rFonts w:asciiTheme="minorHAnsi" w:eastAsiaTheme="minorEastAsia" w:hAnsiTheme="minorHAnsi" w:cstheme="minorBidi"/>
          <w:b w:val="0"/>
          <w:color w:val="auto"/>
          <w:szCs w:val="22"/>
        </w:rPr>
      </w:pPr>
      <w:r>
        <w:fldChar w:fldCharType="begin"/>
      </w:r>
      <w:r>
        <w:instrText>HYPERLINK \l "_Toc350753902"</w:instrText>
      </w:r>
      <w:r>
        <w:fldChar w:fldCharType="separate"/>
      </w:r>
      <w:r w:rsidR="004E2BE2" w:rsidRPr="00060410">
        <w:rPr>
          <w:rStyle w:val="Hyperlink"/>
          <w:lang w:val="en-US"/>
        </w:rPr>
        <w:t>4.2</w:t>
      </w:r>
      <w:r w:rsidR="004E2BE2">
        <w:rPr>
          <w:rFonts w:asciiTheme="minorHAnsi" w:eastAsiaTheme="minorEastAsia" w:hAnsiTheme="minorHAnsi" w:cstheme="minorBidi"/>
          <w:b w:val="0"/>
          <w:color w:val="auto"/>
          <w:szCs w:val="22"/>
        </w:rPr>
        <w:tab/>
      </w:r>
      <w:r w:rsidR="004E2BE2" w:rsidRPr="00060410">
        <w:rPr>
          <w:rStyle w:val="Hyperlink"/>
          <w:lang w:val="en-US"/>
        </w:rPr>
        <w:t>Hardware</w:t>
      </w:r>
      <w:r w:rsidR="004E2BE2">
        <w:rPr>
          <w:webHidden/>
        </w:rPr>
        <w:tab/>
      </w:r>
      <w:r>
        <w:rPr>
          <w:webHidden/>
        </w:rPr>
        <w:fldChar w:fldCharType="begin"/>
      </w:r>
      <w:r w:rsidR="004E2BE2">
        <w:rPr>
          <w:webHidden/>
        </w:rPr>
        <w:instrText xml:space="preserve"> PAGEREF _Toc350753902 \h </w:instrText>
      </w:r>
      <w:r>
        <w:rPr>
          <w:webHidden/>
        </w:rPr>
      </w:r>
      <w:r>
        <w:rPr>
          <w:webHidden/>
        </w:rPr>
        <w:fldChar w:fldCharType="separate"/>
      </w:r>
      <w:ins w:id="12" w:author="gk" w:date="2013-03-12T10:47:00Z">
        <w:r w:rsidR="001159AF">
          <w:rPr>
            <w:webHidden/>
          </w:rPr>
          <w:t>17</w:t>
        </w:r>
      </w:ins>
      <w:del w:id="13" w:author="gk" w:date="2013-03-12T10:47:00Z">
        <w:r w:rsidR="004E2BE2" w:rsidDel="001159AF">
          <w:rPr>
            <w:webHidden/>
          </w:rPr>
          <w:delText>16</w:delText>
        </w:r>
      </w:del>
      <w:r>
        <w:rPr>
          <w:webHidden/>
        </w:rPr>
        <w:fldChar w:fldCharType="end"/>
      </w:r>
      <w:r>
        <w:fldChar w:fldCharType="end"/>
      </w:r>
    </w:p>
    <w:p w:rsidR="004E2BE2" w:rsidRDefault="00640FD6">
      <w:pPr>
        <w:pStyle w:val="Verzeichnis3"/>
        <w:rPr>
          <w:rFonts w:asciiTheme="minorHAnsi" w:eastAsiaTheme="minorEastAsia" w:hAnsiTheme="minorHAnsi" w:cstheme="minorBidi"/>
          <w:b w:val="0"/>
          <w:color w:val="auto"/>
          <w:szCs w:val="22"/>
        </w:rPr>
      </w:pPr>
      <w:r>
        <w:fldChar w:fldCharType="begin"/>
      </w:r>
      <w:r>
        <w:instrText>HYPERLINK \l "_Toc350753903"</w:instrText>
      </w:r>
      <w:r>
        <w:fldChar w:fldCharType="separate"/>
      </w:r>
      <w:r w:rsidR="004E2BE2" w:rsidRPr="00060410">
        <w:rPr>
          <w:rStyle w:val="Hyperlink"/>
          <w:lang w:val="en-US"/>
        </w:rPr>
        <w:t>4.3</w:t>
      </w:r>
      <w:r w:rsidR="004E2BE2">
        <w:rPr>
          <w:rFonts w:asciiTheme="minorHAnsi" w:eastAsiaTheme="minorEastAsia" w:hAnsiTheme="minorHAnsi" w:cstheme="minorBidi"/>
          <w:b w:val="0"/>
          <w:color w:val="auto"/>
          <w:szCs w:val="22"/>
        </w:rPr>
        <w:tab/>
      </w:r>
      <w:r w:rsidR="004E2BE2" w:rsidRPr="00060410">
        <w:rPr>
          <w:rStyle w:val="Hyperlink"/>
          <w:lang w:val="en-US"/>
        </w:rPr>
        <w:t>Software</w:t>
      </w:r>
      <w:r w:rsidR="004E2BE2">
        <w:rPr>
          <w:webHidden/>
        </w:rPr>
        <w:tab/>
      </w:r>
      <w:r>
        <w:rPr>
          <w:webHidden/>
        </w:rPr>
        <w:fldChar w:fldCharType="begin"/>
      </w:r>
      <w:r w:rsidR="004E2BE2">
        <w:rPr>
          <w:webHidden/>
        </w:rPr>
        <w:instrText xml:space="preserve"> PAGEREF _Toc350753903 \h </w:instrText>
      </w:r>
      <w:r>
        <w:rPr>
          <w:webHidden/>
        </w:rPr>
      </w:r>
      <w:r>
        <w:rPr>
          <w:webHidden/>
        </w:rPr>
        <w:fldChar w:fldCharType="separate"/>
      </w:r>
      <w:ins w:id="14" w:author="gk" w:date="2013-03-12T10:47:00Z">
        <w:r w:rsidR="001159AF">
          <w:rPr>
            <w:webHidden/>
          </w:rPr>
          <w:t>17</w:t>
        </w:r>
      </w:ins>
      <w:del w:id="15" w:author="gk" w:date="2013-03-12T10:47:00Z">
        <w:r w:rsidR="004E2BE2" w:rsidDel="001159AF">
          <w:rPr>
            <w:webHidden/>
          </w:rPr>
          <w:delText>16</w:delText>
        </w:r>
      </w:del>
      <w:r>
        <w:rPr>
          <w:webHidden/>
        </w:rPr>
        <w:fldChar w:fldCharType="end"/>
      </w:r>
      <w:r>
        <w:fldChar w:fldCharType="end"/>
      </w:r>
    </w:p>
    <w:p w:rsidR="004E2BE2" w:rsidRDefault="00640FD6">
      <w:pPr>
        <w:pStyle w:val="Verzeichnis3"/>
        <w:rPr>
          <w:rFonts w:asciiTheme="minorHAnsi" w:eastAsiaTheme="minorEastAsia" w:hAnsiTheme="minorHAnsi" w:cstheme="minorBidi"/>
          <w:b w:val="0"/>
          <w:color w:val="auto"/>
          <w:szCs w:val="22"/>
        </w:rPr>
      </w:pPr>
      <w:r>
        <w:fldChar w:fldCharType="begin"/>
      </w:r>
      <w:r>
        <w:instrText>HYPERLINK \l "_Toc350753904"</w:instrText>
      </w:r>
      <w:r>
        <w:fldChar w:fldCharType="separate"/>
      </w:r>
      <w:r w:rsidR="004E2BE2" w:rsidRPr="00060410">
        <w:rPr>
          <w:rStyle w:val="Hyperlink"/>
          <w:lang w:val="en-US"/>
        </w:rPr>
        <w:t>4.4</w:t>
      </w:r>
      <w:r w:rsidR="004E2BE2">
        <w:rPr>
          <w:rFonts w:asciiTheme="minorHAnsi" w:eastAsiaTheme="minorEastAsia" w:hAnsiTheme="minorHAnsi" w:cstheme="minorBidi"/>
          <w:b w:val="0"/>
          <w:color w:val="auto"/>
          <w:szCs w:val="22"/>
        </w:rPr>
        <w:tab/>
      </w:r>
      <w:r w:rsidR="004E2BE2" w:rsidRPr="00060410">
        <w:rPr>
          <w:rStyle w:val="Hyperlink"/>
          <w:lang w:val="en-US"/>
        </w:rPr>
        <w:t>Testszenarien</w:t>
      </w:r>
      <w:r w:rsidR="004E2BE2">
        <w:rPr>
          <w:webHidden/>
        </w:rPr>
        <w:tab/>
      </w:r>
      <w:r>
        <w:rPr>
          <w:webHidden/>
        </w:rPr>
        <w:fldChar w:fldCharType="begin"/>
      </w:r>
      <w:r w:rsidR="004E2BE2">
        <w:rPr>
          <w:webHidden/>
        </w:rPr>
        <w:instrText xml:space="preserve"> PAGEREF _Toc350753904 \h </w:instrText>
      </w:r>
      <w:r>
        <w:rPr>
          <w:webHidden/>
        </w:rPr>
      </w:r>
      <w:r>
        <w:rPr>
          <w:webHidden/>
        </w:rPr>
        <w:fldChar w:fldCharType="separate"/>
      </w:r>
      <w:ins w:id="16" w:author="gk" w:date="2013-03-12T10:47:00Z">
        <w:r w:rsidR="001159AF">
          <w:rPr>
            <w:webHidden/>
          </w:rPr>
          <w:t>17</w:t>
        </w:r>
      </w:ins>
      <w:del w:id="17" w:author="gk" w:date="2013-03-12T10:47:00Z">
        <w:r w:rsidR="004E2BE2" w:rsidDel="001159AF">
          <w:rPr>
            <w:webHidden/>
          </w:rPr>
          <w:delText>16</w:delText>
        </w:r>
      </w:del>
      <w:r>
        <w:rPr>
          <w:webHidden/>
        </w:rPr>
        <w:fldChar w:fldCharType="end"/>
      </w:r>
      <w:r>
        <w:fldChar w:fldCharType="end"/>
      </w:r>
    </w:p>
    <w:p w:rsidR="004E2BE2" w:rsidRDefault="00640FD6">
      <w:pPr>
        <w:pStyle w:val="Verzeichnis3"/>
        <w:rPr>
          <w:rFonts w:asciiTheme="minorHAnsi" w:eastAsiaTheme="minorEastAsia" w:hAnsiTheme="minorHAnsi" w:cstheme="minorBidi"/>
          <w:b w:val="0"/>
          <w:color w:val="auto"/>
          <w:szCs w:val="22"/>
        </w:rPr>
      </w:pPr>
      <w:r>
        <w:fldChar w:fldCharType="begin"/>
      </w:r>
      <w:r>
        <w:instrText>HYPERLINK \l "_Toc350753905"</w:instrText>
      </w:r>
      <w:r>
        <w:fldChar w:fldCharType="separate"/>
      </w:r>
      <w:r w:rsidR="004E2BE2" w:rsidRPr="00060410">
        <w:rPr>
          <w:rStyle w:val="Hyperlink"/>
          <w:lang w:val="en-US"/>
        </w:rPr>
        <w:t>4.5</w:t>
      </w:r>
      <w:r w:rsidR="004E2BE2">
        <w:rPr>
          <w:rFonts w:asciiTheme="minorHAnsi" w:eastAsiaTheme="minorEastAsia" w:hAnsiTheme="minorHAnsi" w:cstheme="minorBidi"/>
          <w:b w:val="0"/>
          <w:color w:val="auto"/>
          <w:szCs w:val="22"/>
        </w:rPr>
        <w:tab/>
      </w:r>
      <w:r w:rsidR="004E2BE2" w:rsidRPr="00060410">
        <w:rPr>
          <w:rStyle w:val="Hyperlink"/>
          <w:lang w:val="en-US"/>
        </w:rPr>
        <w:t>Fehlerbehandlung</w:t>
      </w:r>
      <w:r w:rsidR="004E2BE2">
        <w:rPr>
          <w:webHidden/>
        </w:rPr>
        <w:tab/>
      </w:r>
      <w:r>
        <w:rPr>
          <w:webHidden/>
        </w:rPr>
        <w:fldChar w:fldCharType="begin"/>
      </w:r>
      <w:r w:rsidR="004E2BE2">
        <w:rPr>
          <w:webHidden/>
        </w:rPr>
        <w:instrText xml:space="preserve"> PAGEREF _Toc350753905 \h </w:instrText>
      </w:r>
      <w:r>
        <w:rPr>
          <w:webHidden/>
        </w:rPr>
      </w:r>
      <w:r>
        <w:rPr>
          <w:webHidden/>
        </w:rPr>
        <w:fldChar w:fldCharType="separate"/>
      </w:r>
      <w:ins w:id="18" w:author="gk" w:date="2013-03-12T10:47:00Z">
        <w:r w:rsidR="001159AF">
          <w:rPr>
            <w:webHidden/>
          </w:rPr>
          <w:t>17</w:t>
        </w:r>
      </w:ins>
      <w:del w:id="19" w:author="gk" w:date="2013-03-12T10:47:00Z">
        <w:r w:rsidR="004E2BE2" w:rsidDel="001159AF">
          <w:rPr>
            <w:webHidden/>
          </w:rPr>
          <w:delText>16</w:delText>
        </w:r>
      </w:del>
      <w:r>
        <w:rPr>
          <w:webHidden/>
        </w:rPr>
        <w:fldChar w:fldCharType="end"/>
      </w:r>
      <w:r>
        <w:fldChar w:fldCharType="end"/>
      </w:r>
    </w:p>
    <w:p w:rsidR="004E2BE2" w:rsidRDefault="00640FD6">
      <w:pPr>
        <w:pStyle w:val="Verzeichnis2"/>
        <w:rPr>
          <w:rFonts w:asciiTheme="minorHAnsi" w:eastAsiaTheme="minorEastAsia" w:hAnsiTheme="minorHAnsi" w:cstheme="minorBidi"/>
          <w:b w:val="0"/>
          <w:color w:val="auto"/>
          <w:sz w:val="22"/>
          <w:szCs w:val="22"/>
        </w:rPr>
      </w:pPr>
      <w:r>
        <w:fldChar w:fldCharType="begin"/>
      </w:r>
      <w:r>
        <w:instrText>HYPERLINK \l "_Toc350753906"</w:instrText>
      </w:r>
      <w:r>
        <w:fldChar w:fldCharType="separate"/>
      </w:r>
      <w:r w:rsidR="004E2BE2" w:rsidRPr="00060410">
        <w:rPr>
          <w:rStyle w:val="Hyperlink"/>
        </w:rPr>
        <w:t>5</w:t>
      </w:r>
      <w:r w:rsidR="004E2BE2">
        <w:rPr>
          <w:rFonts w:asciiTheme="minorHAnsi" w:eastAsiaTheme="minorEastAsia" w:hAnsiTheme="minorHAnsi" w:cstheme="minorBidi"/>
          <w:b w:val="0"/>
          <w:color w:val="auto"/>
          <w:sz w:val="22"/>
          <w:szCs w:val="22"/>
        </w:rPr>
        <w:tab/>
      </w:r>
      <w:r w:rsidR="004E2BE2" w:rsidRPr="00060410">
        <w:rPr>
          <w:rStyle w:val="Hyperlink"/>
        </w:rPr>
        <w:t>Abnahme</w:t>
      </w:r>
      <w:r w:rsidR="004E2BE2">
        <w:rPr>
          <w:webHidden/>
        </w:rPr>
        <w:tab/>
      </w:r>
      <w:r>
        <w:rPr>
          <w:webHidden/>
        </w:rPr>
        <w:fldChar w:fldCharType="begin"/>
      </w:r>
      <w:r w:rsidR="004E2BE2">
        <w:rPr>
          <w:webHidden/>
        </w:rPr>
        <w:instrText xml:space="preserve"> PAGEREF _Toc350753906 \h </w:instrText>
      </w:r>
      <w:r>
        <w:rPr>
          <w:webHidden/>
        </w:rPr>
      </w:r>
      <w:r>
        <w:rPr>
          <w:webHidden/>
        </w:rPr>
        <w:fldChar w:fldCharType="separate"/>
      </w:r>
      <w:ins w:id="20" w:author="gk" w:date="2013-03-12T10:47:00Z">
        <w:r w:rsidR="001159AF">
          <w:rPr>
            <w:webHidden/>
          </w:rPr>
          <w:t>17</w:t>
        </w:r>
      </w:ins>
      <w:del w:id="21" w:author="gk" w:date="2013-03-12T10:47:00Z">
        <w:r w:rsidR="004E2BE2" w:rsidDel="001159AF">
          <w:rPr>
            <w:webHidden/>
          </w:rPr>
          <w:delText>16</w:delText>
        </w:r>
      </w:del>
      <w:r>
        <w:rPr>
          <w:webHidden/>
        </w:rPr>
        <w:fldChar w:fldCharType="end"/>
      </w:r>
      <w:r>
        <w:fldChar w:fldCharType="end"/>
      </w:r>
    </w:p>
    <w:p w:rsidR="00E4260E" w:rsidRDefault="00640FD6">
      <w:r>
        <w:rPr>
          <w:b/>
        </w:rPr>
        <w:fldChar w:fldCharType="end"/>
      </w:r>
    </w:p>
    <w:p w:rsidR="00BC69D7" w:rsidRPr="00506BFA" w:rsidRDefault="00BC69D7">
      <w:pPr>
        <w:sectPr w:rsidR="00BC69D7" w:rsidRPr="00506BFA">
          <w:headerReference w:type="even" r:id="rId9"/>
          <w:headerReference w:type="default" r:id="rId10"/>
          <w:footerReference w:type="default" r:id="rId11"/>
          <w:pgSz w:w="11906" w:h="16838" w:code="9"/>
          <w:pgMar w:top="1418" w:right="1134" w:bottom="1134" w:left="1418" w:header="720" w:footer="720" w:gutter="0"/>
          <w:cols w:space="720"/>
        </w:sectPr>
      </w:pPr>
    </w:p>
    <w:p w:rsidR="00C334C1" w:rsidRPr="00506BFA" w:rsidRDefault="00C334C1" w:rsidP="00C334C1">
      <w:pPr>
        <w:pStyle w:val="berschrift2"/>
      </w:pPr>
      <w:bookmarkStart w:id="22" w:name="_Ref177541284"/>
      <w:bookmarkStart w:id="23" w:name="_Toc216498976"/>
      <w:bookmarkStart w:id="24" w:name="_Toc328402659"/>
      <w:bookmarkStart w:id="25" w:name="_Toc328403198"/>
      <w:bookmarkStart w:id="26" w:name="_Toc328403321"/>
      <w:bookmarkStart w:id="27" w:name="_Toc350753890"/>
      <w:r w:rsidRPr="00506BFA">
        <w:lastRenderedPageBreak/>
        <w:t>Einleitung</w:t>
      </w:r>
      <w:bookmarkEnd w:id="22"/>
      <w:bookmarkEnd w:id="23"/>
      <w:bookmarkEnd w:id="24"/>
      <w:bookmarkEnd w:id="25"/>
      <w:bookmarkEnd w:id="26"/>
      <w:bookmarkEnd w:id="27"/>
    </w:p>
    <w:p w:rsidR="00376943" w:rsidRDefault="00376943" w:rsidP="00C334C1">
      <w:r>
        <w:t xml:space="preserve">Im Rahmen des Projektes InKASS der </w:t>
      </w:r>
      <w:r w:rsidR="00A15527">
        <w:t>hanseWasser</w:t>
      </w:r>
      <w:r>
        <w:t xml:space="preserve"> (</w:t>
      </w:r>
      <w:r w:rsidR="00BB78AF">
        <w:t>h</w:t>
      </w:r>
      <w:r>
        <w:t xml:space="preserve">W) ist beabsichtigt eine Schnittstelle zwischen dem für die Bestandsdokumentation eingesetzten </w:t>
      </w:r>
      <w:r w:rsidR="00F4629B">
        <w:t>novaKANDIS</w:t>
      </w:r>
      <w:r w:rsidR="00F70F02">
        <w:t xml:space="preserve"> (nK)</w:t>
      </w:r>
      <w:r>
        <w:t xml:space="preserve"> und dem IPS-System (Integrierte Projekt-Steuerung) zu realisieren.</w:t>
      </w:r>
    </w:p>
    <w:p w:rsidR="00C334C1" w:rsidRPr="00A72984" w:rsidRDefault="00376943" w:rsidP="00AA49A2">
      <w:pPr>
        <w:rPr>
          <w:szCs w:val="22"/>
        </w:rPr>
      </w:pPr>
      <w:r>
        <w:t xml:space="preserve">Die Firmen CADMAP, </w:t>
      </w:r>
      <w:r w:rsidRPr="00376943">
        <w:rPr>
          <w:b/>
          <w:bCs/>
        </w:rPr>
        <w:t>H</w:t>
      </w:r>
      <w:r w:rsidRPr="00376943">
        <w:t>&amp;</w:t>
      </w:r>
      <w:r w:rsidRPr="00376943">
        <w:rPr>
          <w:b/>
          <w:bCs/>
        </w:rPr>
        <w:t>K</w:t>
      </w:r>
      <w:r w:rsidRPr="00376943">
        <w:t xml:space="preserve"> </w:t>
      </w:r>
      <w:r>
        <w:t>(</w:t>
      </w:r>
      <w:r w:rsidRPr="00376943">
        <w:t xml:space="preserve">Dr.-Ing. Jan </w:t>
      </w:r>
      <w:r w:rsidRPr="00376943">
        <w:rPr>
          <w:b/>
          <w:bCs/>
        </w:rPr>
        <w:t>H</w:t>
      </w:r>
      <w:r w:rsidRPr="00376943">
        <w:t xml:space="preserve">offmann und Dr.-Ing. Gerd </w:t>
      </w:r>
      <w:r w:rsidRPr="00376943">
        <w:rPr>
          <w:b/>
          <w:bCs/>
        </w:rPr>
        <w:t>K</w:t>
      </w:r>
      <w:r w:rsidRPr="00376943">
        <w:t>renzer</w:t>
      </w:r>
      <w:r>
        <w:t xml:space="preserve">) und AED-SICAD sind </w:t>
      </w:r>
      <w:r w:rsidR="001E4B53">
        <w:t xml:space="preserve">damit beauftragt die geforderte Integration von novaKANDIS und IPS über die Integrationsplattform UT Integrator umzusetzen. Die umzusetzende Lösung wird in diesem Feinkonzept eingehender untersucht und beschrieben. </w:t>
      </w:r>
    </w:p>
    <w:p w:rsidR="00C334C1" w:rsidRPr="00506BFA" w:rsidRDefault="00C334C1" w:rsidP="00C334C1"/>
    <w:p w:rsidR="00520E9F" w:rsidRDefault="001F42F5" w:rsidP="00C334C1">
      <w:pPr>
        <w:pStyle w:val="berschrift2"/>
      </w:pPr>
      <w:bookmarkStart w:id="28" w:name="_Toc350753891"/>
      <w:bookmarkStart w:id="29" w:name="_Toc216498977"/>
      <w:r>
        <w:t xml:space="preserve">Integration von IT-Systemen bei der </w:t>
      </w:r>
      <w:r w:rsidR="00A15527">
        <w:t>hanseWasser</w:t>
      </w:r>
      <w:bookmarkEnd w:id="28"/>
    </w:p>
    <w:p w:rsidR="00B44EAF" w:rsidRDefault="002F3D4C" w:rsidP="00B44EAF">
      <w:pPr>
        <w:pStyle w:val="berschrift3"/>
      </w:pPr>
      <w:bookmarkStart w:id="30" w:name="_Toc350753892"/>
      <w:bookmarkStart w:id="31" w:name="_Toc328402661"/>
      <w:bookmarkStart w:id="32" w:name="_Toc328403200"/>
      <w:bookmarkStart w:id="33" w:name="_Toc328403323"/>
      <w:r>
        <w:t>Integration</w:t>
      </w:r>
      <w:r w:rsidR="00CF47A2">
        <w:t>s</w:t>
      </w:r>
      <w:r w:rsidR="001F42F5">
        <w:t xml:space="preserve">strategie der </w:t>
      </w:r>
      <w:r w:rsidR="00A15527">
        <w:t>hanseWasser</w:t>
      </w:r>
      <w:bookmarkEnd w:id="30"/>
      <w:r>
        <w:t xml:space="preserve"> </w:t>
      </w:r>
      <w:bookmarkEnd w:id="31"/>
      <w:bookmarkEnd w:id="32"/>
      <w:bookmarkEnd w:id="33"/>
    </w:p>
    <w:p w:rsidR="00B44EAF" w:rsidRPr="00B44EAF" w:rsidRDefault="00B44EAF" w:rsidP="00B44EAF"/>
    <w:p w:rsidR="00520E9F" w:rsidRDefault="001F42F5" w:rsidP="00520E9F">
      <w:r w:rsidRPr="00D40013">
        <w:object w:dxaOrig="7180" w:dyaOrig="5389">
          <v:shape id="_x0000_i1032" type="#_x0000_t75" style="width:455.8pt;height:341.8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32" DrawAspect="Content" ObjectID="_1424597874" r:id="rId13"/>
        </w:object>
      </w:r>
    </w:p>
    <w:p w:rsidR="00D00C4B" w:rsidRDefault="00D00C4B" w:rsidP="00520E9F">
      <w:r w:rsidRPr="00D00C4B">
        <w:rPr>
          <w:b/>
          <w:i/>
          <w:sz w:val="20"/>
        </w:rPr>
        <w:t>Abbildung:</w:t>
      </w:r>
      <w:r>
        <w:rPr>
          <w:b/>
          <w:i/>
          <w:sz w:val="20"/>
        </w:rPr>
        <w:t xml:space="preserve"> Integrationsstrategie der </w:t>
      </w:r>
      <w:r w:rsidR="00A15527">
        <w:rPr>
          <w:b/>
          <w:i/>
          <w:sz w:val="20"/>
        </w:rPr>
        <w:t>hanseWasser</w:t>
      </w:r>
    </w:p>
    <w:p w:rsidR="00D00C4B" w:rsidRDefault="00D00C4B" w:rsidP="00520E9F"/>
    <w:p w:rsidR="00B44EAF" w:rsidRDefault="001F42F5" w:rsidP="00520E9F">
      <w:r>
        <w:t xml:space="preserve">Die </w:t>
      </w:r>
      <w:proofErr w:type="gramStart"/>
      <w:r w:rsidR="00A15527">
        <w:t>hanseWasser</w:t>
      </w:r>
      <w:proofErr w:type="gramEnd"/>
      <w:r>
        <w:t xml:space="preserve"> verfolgt bei der Integration ihrer IT-Systeme den Ansatz</w:t>
      </w:r>
      <w:r w:rsidR="00CF47A2">
        <w:t>,</w:t>
      </w:r>
      <w:r>
        <w:t xml:space="preserve"> diese Aufgabe</w:t>
      </w:r>
      <w:r w:rsidR="00CF47A2">
        <w:t xml:space="preserve"> über</w:t>
      </w:r>
      <w:r>
        <w:t xml:space="preserve"> eine Integration</w:t>
      </w:r>
      <w:r w:rsidR="00210A86">
        <w:t>s</w:t>
      </w:r>
      <w:r>
        <w:t>plattform</w:t>
      </w:r>
      <w:r w:rsidR="00210A86">
        <w:t xml:space="preserve"> auf Basis des UT Integrators</w:t>
      </w:r>
      <w:r>
        <w:t xml:space="preserve"> zu </w:t>
      </w:r>
      <w:r w:rsidR="00CF47A2">
        <w:t>realisieren</w:t>
      </w:r>
      <w:r>
        <w:t xml:space="preserve">. Damit wird erreicht, </w:t>
      </w:r>
      <w:proofErr w:type="gramStart"/>
      <w:r>
        <w:t>das</w:t>
      </w:r>
      <w:proofErr w:type="gramEnd"/>
      <w:r>
        <w:t xml:space="preserve"> alle nach diesem Prinzip integrierten Anwendungen gleichartig</w:t>
      </w:r>
      <w:r w:rsidR="00210A86">
        <w:t xml:space="preserve"> miteinander verknüpft werden. </w:t>
      </w:r>
    </w:p>
    <w:p w:rsidR="00B44EAF" w:rsidRDefault="00B44EAF" w:rsidP="00520E9F"/>
    <w:p w:rsidR="00B44EAF" w:rsidRDefault="00B44EAF" w:rsidP="00520E9F"/>
    <w:p w:rsidR="002F3D4C" w:rsidRDefault="00210A86" w:rsidP="00520E9F">
      <w:r>
        <w:lastRenderedPageBreak/>
        <w:t xml:space="preserve">Dies bringt Vorteile für evtl. Erweiterungen mit sich und </w:t>
      </w:r>
      <w:r w:rsidR="00CF47A2">
        <w:t>gestaltet</w:t>
      </w:r>
      <w:r>
        <w:t xml:space="preserve"> die Wartung </w:t>
      </w:r>
      <w:r w:rsidR="00CF47A2">
        <w:t>wirtschaftlicher</w:t>
      </w:r>
      <w:r>
        <w:t xml:space="preserve">. </w:t>
      </w:r>
      <w:r w:rsidR="001F42F5">
        <w:t xml:space="preserve"> </w:t>
      </w:r>
      <w:proofErr w:type="spellStart"/>
      <w:r w:rsidR="00A15527">
        <w:t>hanseWasser</w:t>
      </w:r>
      <w:proofErr w:type="spellEnd"/>
      <w:r w:rsidR="004F5E1F">
        <w:t xml:space="preserve"> hat aktuell eine Kopplung zwischen dem GIS-Systems </w:t>
      </w:r>
      <w:r w:rsidR="00F4629B">
        <w:t>novaKANDIS</w:t>
      </w:r>
      <w:r w:rsidR="004F5E1F">
        <w:t xml:space="preserve"> und dem SAP/MM umgesetzt. Dabei werden im Wesentlichen die Prozesse der Netzsanierung unterstützt. Die Schnittstelle ist bidirektional ausgestaltet.</w:t>
      </w:r>
      <w:r>
        <w:t xml:space="preserve"> Mit diesem Projekt wird die Integration auf das System IPS erweitert.</w:t>
      </w:r>
    </w:p>
    <w:p w:rsidR="00785DD0" w:rsidRDefault="00785DD0" w:rsidP="00520E9F"/>
    <w:p w:rsidR="002F3D4C" w:rsidRDefault="002F3D4C" w:rsidP="002F3D4C">
      <w:pPr>
        <w:pStyle w:val="berschrift3"/>
      </w:pPr>
      <w:bookmarkStart w:id="34" w:name="_Toc328403324"/>
      <w:bookmarkStart w:id="35" w:name="_Toc350753893"/>
      <w:bookmarkStart w:id="36" w:name="_Toc328402662"/>
      <w:bookmarkStart w:id="37" w:name="_Toc328403201"/>
      <w:r>
        <w:t xml:space="preserve">Systemarchitektur der Integration </w:t>
      </w:r>
      <w:r w:rsidR="00210A86">
        <w:t xml:space="preserve">zwischen </w:t>
      </w:r>
      <w:r w:rsidR="00F4629B">
        <w:t>novaKANDIS</w:t>
      </w:r>
      <w:r>
        <w:t xml:space="preserve"> und </w:t>
      </w:r>
      <w:bookmarkEnd w:id="34"/>
      <w:r w:rsidR="001F42F5">
        <w:t>IPS</w:t>
      </w:r>
      <w:bookmarkEnd w:id="35"/>
      <w:r>
        <w:t xml:space="preserve"> </w:t>
      </w:r>
      <w:bookmarkEnd w:id="36"/>
      <w:bookmarkEnd w:id="37"/>
    </w:p>
    <w:p w:rsidR="001F42F5" w:rsidRDefault="00817D4E" w:rsidP="001F42F5">
      <w:r w:rsidRPr="001F42F5">
        <w:rPr>
          <w:highlight w:val="yellow"/>
        </w:rPr>
        <w:object w:dxaOrig="7086" w:dyaOrig="5319">
          <v:shape id="_x0000_i1033" type="#_x0000_t75" style="width:461.45pt;height:345.6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3" DrawAspect="Content" ObjectID="_1424597875" r:id="rId15"/>
        </w:object>
      </w:r>
    </w:p>
    <w:p w:rsidR="001F42F5" w:rsidRPr="00D00C4B" w:rsidRDefault="001F42F5" w:rsidP="001F42F5">
      <w:pPr>
        <w:rPr>
          <w:b/>
          <w:i/>
          <w:sz w:val="20"/>
        </w:rPr>
      </w:pPr>
      <w:bookmarkStart w:id="38" w:name="_Ref177789090"/>
      <w:bookmarkStart w:id="39" w:name="_Toc184009474"/>
      <w:r w:rsidRPr="00D00C4B">
        <w:rPr>
          <w:b/>
          <w:i/>
          <w:sz w:val="20"/>
        </w:rPr>
        <w:t>Abbildung</w:t>
      </w:r>
      <w:bookmarkEnd w:id="38"/>
      <w:r w:rsidRPr="00D00C4B">
        <w:rPr>
          <w:b/>
          <w:i/>
          <w:sz w:val="20"/>
        </w:rPr>
        <w:t xml:space="preserve">: Systemarchitektur der </w:t>
      </w:r>
      <w:r w:rsidR="00D00C4B">
        <w:rPr>
          <w:b/>
          <w:i/>
          <w:sz w:val="20"/>
        </w:rPr>
        <w:t>novaKANDIS-IPS</w:t>
      </w:r>
      <w:r w:rsidRPr="00D00C4B">
        <w:rPr>
          <w:b/>
          <w:i/>
          <w:sz w:val="20"/>
        </w:rPr>
        <w:t>-Kopplung</w:t>
      </w:r>
      <w:bookmarkEnd w:id="39"/>
    </w:p>
    <w:p w:rsidR="001F42F5" w:rsidRDefault="001F42F5" w:rsidP="001F42F5"/>
    <w:p w:rsidR="001F42F5" w:rsidRDefault="00210A86" w:rsidP="001F42F5">
      <w:r>
        <w:t xml:space="preserve">Für die Integration von novaKANDIS und IPS wird der Lösungsansatz des Datenaustausches über den UT Integrator auf Basis von </w:t>
      </w:r>
      <w:r w:rsidR="001F42F5">
        <w:t xml:space="preserve">CSV-Dateien </w:t>
      </w:r>
      <w:r>
        <w:t>realisiert</w:t>
      </w:r>
      <w:r w:rsidR="001F42F5">
        <w:t xml:space="preserve">. Die Vorzüge dieser Variante sind der verfügbare Anschluss des UT Integrator an das novaKANDIS und seine Fähigkeit über entsprechende Adapter CSV-Dateien schreiben und lesen zu können. Desweiteren verfügt IPS über lauffähige CSV Im- und Export Schnittstellen. </w:t>
      </w:r>
    </w:p>
    <w:p w:rsidR="001F42F5" w:rsidRDefault="001F42F5" w:rsidP="001F42F5">
      <w:r>
        <w:t xml:space="preserve">Beide Schnittstellen sind bei der </w:t>
      </w:r>
      <w:r w:rsidR="00A15527">
        <w:t>hanseWasser</w:t>
      </w:r>
      <w:r>
        <w:t xml:space="preserve">  bereits produktiv im Einsatz und sind somit von ihrer Funktionsweise und Praktikabilität gut einschätzbar.</w:t>
      </w:r>
    </w:p>
    <w:p w:rsidR="001F42F5" w:rsidRDefault="001F42F5" w:rsidP="001F42F5">
      <w:r>
        <w:t>Um diese Schnittstelle für die Kopplung von n</w:t>
      </w:r>
      <w:r w:rsidR="00210A86">
        <w:t>ova</w:t>
      </w:r>
      <w:r>
        <w:t>K</w:t>
      </w:r>
      <w:r w:rsidR="00210A86">
        <w:t>ANDIS</w:t>
      </w:r>
      <w:r>
        <w:t xml:space="preserve"> und IPS nutzbar zu machen sind folgende Arbeiten durchzuführen:</w:t>
      </w:r>
    </w:p>
    <w:p w:rsidR="001F42F5" w:rsidRDefault="001F42F5" w:rsidP="001F42F5">
      <w:pPr>
        <w:numPr>
          <w:ilvl w:val="0"/>
          <w:numId w:val="25"/>
        </w:numPr>
      </w:pPr>
      <w:r>
        <w:t>Erweiterung des n</w:t>
      </w:r>
      <w:r w:rsidR="00210A86">
        <w:t>ova</w:t>
      </w:r>
      <w:r>
        <w:t>K</w:t>
      </w:r>
      <w:r w:rsidR="00210A86">
        <w:t>ANDIS</w:t>
      </w:r>
      <w:r>
        <w:t xml:space="preserve"> Datenmodells und der </w:t>
      </w:r>
      <w:r w:rsidR="00210A86">
        <w:t>novaKANDIS</w:t>
      </w:r>
      <w:r>
        <w:t xml:space="preserve"> Funktionalität um die Anforderung aus der Kopplung (nach derzeitigem Kenntnistand ist keine</w:t>
      </w:r>
      <w:r w:rsidR="00210A86">
        <w:t xml:space="preserve"> novaKANDIS</w:t>
      </w:r>
      <w:r>
        <w:t xml:space="preserve"> Datenmodellerweiterung erforderlich)</w:t>
      </w:r>
    </w:p>
    <w:p w:rsidR="00475F1E" w:rsidRDefault="00475F1E" w:rsidP="00475F1E">
      <w:pPr>
        <w:numPr>
          <w:ilvl w:val="0"/>
          <w:numId w:val="25"/>
        </w:numPr>
      </w:pPr>
      <w:r>
        <w:t>Entwicklung neuer  novaKANDIS -Adapter (</w:t>
      </w:r>
      <w:proofErr w:type="spellStart"/>
      <w:r>
        <w:t>Inbound</w:t>
      </w:r>
      <w:proofErr w:type="spellEnd"/>
      <w:r>
        <w:t>/</w:t>
      </w:r>
      <w:proofErr w:type="spellStart"/>
      <w:r>
        <w:t>Outbound</w:t>
      </w:r>
      <w:proofErr w:type="spellEnd"/>
      <w:r>
        <w:t>) auf neuer Technologiebasis SOAP</w:t>
      </w:r>
    </w:p>
    <w:p w:rsidR="001F42F5" w:rsidRDefault="001F42F5" w:rsidP="001F42F5">
      <w:pPr>
        <w:numPr>
          <w:ilvl w:val="0"/>
          <w:numId w:val="25"/>
        </w:numPr>
      </w:pPr>
      <w:r>
        <w:lastRenderedPageBreak/>
        <w:t xml:space="preserve">Parametrierung der </w:t>
      </w:r>
      <w:r w:rsidR="00210A86">
        <w:t xml:space="preserve">novaKANDIS </w:t>
      </w:r>
      <w:r>
        <w:t xml:space="preserve">-Adapter </w:t>
      </w:r>
    </w:p>
    <w:p w:rsidR="001F42F5" w:rsidRDefault="001F42F5" w:rsidP="001F42F5">
      <w:pPr>
        <w:numPr>
          <w:ilvl w:val="0"/>
          <w:numId w:val="25"/>
        </w:numPr>
      </w:pPr>
      <w:r>
        <w:t>Parametrierung des UT Integrators EAI um die neuen Nachrichten empfangen, umformen und versenden zu können.</w:t>
      </w:r>
    </w:p>
    <w:p w:rsidR="001F42F5" w:rsidRDefault="001F42F5" w:rsidP="001F42F5">
      <w:pPr>
        <w:numPr>
          <w:ilvl w:val="0"/>
          <w:numId w:val="25"/>
        </w:numPr>
      </w:pPr>
      <w:r>
        <w:t>Bereitstellung der CSV-Adapter (In/Out)</w:t>
      </w:r>
    </w:p>
    <w:p w:rsidR="001F42F5" w:rsidRDefault="001F42F5" w:rsidP="001F42F5">
      <w:pPr>
        <w:numPr>
          <w:ilvl w:val="0"/>
          <w:numId w:val="25"/>
        </w:numPr>
      </w:pPr>
      <w:r>
        <w:t>Erweiterung des IPS Datenmodells und der IPS Funktionalität um die Anforderung aus der Kopplung</w:t>
      </w:r>
    </w:p>
    <w:p w:rsidR="001F42F5" w:rsidRDefault="001F42F5" w:rsidP="001F42F5">
      <w:pPr>
        <w:numPr>
          <w:ilvl w:val="0"/>
          <w:numId w:val="25"/>
        </w:numPr>
      </w:pPr>
      <w:r>
        <w:t xml:space="preserve">Bereitstellung </w:t>
      </w:r>
      <w:r w:rsidR="00F255C0">
        <w:t>d</w:t>
      </w:r>
      <w:r>
        <w:t>es Batchverfahrens für d</w:t>
      </w:r>
      <w:r w:rsidR="00F255C0">
        <w:t>as</w:t>
      </w:r>
      <w:r>
        <w:t xml:space="preserve"> </w:t>
      </w:r>
      <w:r w:rsidR="00F255C0">
        <w:t>zyklische, evtl. zeitgesteuerte</w:t>
      </w:r>
      <w:r>
        <w:t xml:space="preserve"> </w:t>
      </w:r>
      <w:r w:rsidR="00F255C0">
        <w:t>Einlesen</w:t>
      </w:r>
      <w:r>
        <w:t xml:space="preserve"> von Projekt- und Statusinformationen</w:t>
      </w:r>
      <w:r w:rsidR="00F255C0">
        <w:t xml:space="preserve"> aus einer csv-Datei</w:t>
      </w:r>
      <w:r>
        <w:t xml:space="preserve">. </w:t>
      </w:r>
    </w:p>
    <w:p w:rsidR="00F255C0" w:rsidRDefault="00F255C0" w:rsidP="001F42F5">
      <w:pPr>
        <w:numPr>
          <w:ilvl w:val="0"/>
          <w:numId w:val="25"/>
        </w:numPr>
      </w:pPr>
      <w:r>
        <w:t>Erweiterung des IPS zum direkten Schreiben von Statusinformationen in eine csv-Datei.</w:t>
      </w:r>
    </w:p>
    <w:p w:rsidR="00F255C0" w:rsidRDefault="00F255C0" w:rsidP="001F42F5">
      <w:pPr>
        <w:numPr>
          <w:ilvl w:val="0"/>
          <w:numId w:val="25"/>
        </w:numPr>
      </w:pPr>
      <w:r>
        <w:t>Verwalten von csv-Dateien und deren Inhalten durch IPS und den  UT Integrator.</w:t>
      </w:r>
    </w:p>
    <w:p w:rsidR="00475F1E" w:rsidRDefault="00475F1E" w:rsidP="001F42F5">
      <w:pPr>
        <w:numPr>
          <w:ilvl w:val="0"/>
          <w:numId w:val="25"/>
        </w:numPr>
      </w:pPr>
    </w:p>
    <w:p w:rsidR="00551615" w:rsidRDefault="00551615" w:rsidP="00520E9F"/>
    <w:p w:rsidR="00C334C1" w:rsidRPr="00506BFA" w:rsidRDefault="003C02BA" w:rsidP="00C334C1">
      <w:pPr>
        <w:pStyle w:val="berschrift2"/>
      </w:pPr>
      <w:bookmarkStart w:id="40" w:name="_Toc216498978"/>
      <w:bookmarkStart w:id="41" w:name="_Toc328402664"/>
      <w:bookmarkStart w:id="42" w:name="_Toc328403203"/>
      <w:bookmarkStart w:id="43" w:name="_Toc328403326"/>
      <w:bookmarkStart w:id="44" w:name="_Toc350753894"/>
      <w:bookmarkEnd w:id="29"/>
      <w:r>
        <w:t xml:space="preserve">Realisierung der </w:t>
      </w:r>
      <w:r w:rsidR="001B1463">
        <w:t xml:space="preserve"> Integrati</w:t>
      </w:r>
      <w:r w:rsidR="00E23C72">
        <w:t>o</w:t>
      </w:r>
      <w:r w:rsidR="001B1463">
        <w:t xml:space="preserve">n von </w:t>
      </w:r>
      <w:r w:rsidR="00F4629B">
        <w:t>novaKANDIS</w:t>
      </w:r>
      <w:r w:rsidR="00687445">
        <w:t xml:space="preserve"> und IP</w:t>
      </w:r>
      <w:r w:rsidR="001B1463">
        <w:t>S</w:t>
      </w:r>
      <w:bookmarkEnd w:id="40"/>
      <w:bookmarkEnd w:id="41"/>
      <w:bookmarkEnd w:id="42"/>
      <w:bookmarkEnd w:id="43"/>
      <w:bookmarkEnd w:id="44"/>
    </w:p>
    <w:p w:rsidR="00882A7E" w:rsidRDefault="003C02BA" w:rsidP="002F3DF2">
      <w:pPr>
        <w:pStyle w:val="berschrift3"/>
        <w:rPr>
          <w:lang w:val="en-US"/>
        </w:rPr>
      </w:pPr>
      <w:bookmarkStart w:id="45" w:name="_Toc350753895"/>
      <w:bookmarkStart w:id="46" w:name="_Toc328402665"/>
      <w:bookmarkStart w:id="47" w:name="_Toc328403204"/>
      <w:bookmarkStart w:id="48" w:name="_Toc328403327"/>
      <w:r>
        <w:rPr>
          <w:lang w:val="en-US"/>
        </w:rPr>
        <w:t>Funktionen</w:t>
      </w:r>
      <w:bookmarkEnd w:id="45"/>
    </w:p>
    <w:p w:rsidR="00CB51F5" w:rsidRPr="00BD151E" w:rsidRDefault="00CB51F5" w:rsidP="00CB51F5">
      <w:pPr>
        <w:rPr>
          <w:color w:val="000000"/>
        </w:rPr>
      </w:pPr>
      <w:r w:rsidRPr="00BD151E">
        <w:rPr>
          <w:color w:val="000000"/>
        </w:rPr>
        <w:t xml:space="preserve">Für eine bidirektionale Schnittstelle zwischen IPS und </w:t>
      </w:r>
      <w:r w:rsidR="00F4629B" w:rsidRPr="00BD151E">
        <w:rPr>
          <w:color w:val="000000"/>
        </w:rPr>
        <w:t>novaKANDIS</w:t>
      </w:r>
      <w:r w:rsidRPr="00BD151E">
        <w:rPr>
          <w:color w:val="000000"/>
        </w:rPr>
        <w:t xml:space="preserve"> sind zwei </w:t>
      </w:r>
      <w:r w:rsidRPr="00BD151E">
        <w:rPr>
          <w:b/>
          <w:color w:val="000000"/>
        </w:rPr>
        <w:t>Funktionen</w:t>
      </w:r>
      <w:r w:rsidRPr="00BD151E">
        <w:rPr>
          <w:color w:val="000000"/>
        </w:rPr>
        <w:t xml:space="preserve"> umzusetzen:</w:t>
      </w:r>
    </w:p>
    <w:p w:rsidR="00CB51F5" w:rsidRPr="00BD151E" w:rsidRDefault="00CB51F5" w:rsidP="00017044">
      <w:pPr>
        <w:numPr>
          <w:ilvl w:val="0"/>
          <w:numId w:val="36"/>
        </w:numPr>
        <w:rPr>
          <w:color w:val="000000"/>
        </w:rPr>
      </w:pPr>
      <w:r w:rsidRPr="00BD151E">
        <w:rPr>
          <w:color w:val="000000"/>
        </w:rPr>
        <w:t xml:space="preserve">Anlage eines neuen Elementes im Auftragsvorrat der Projektvorbereitung in IPS aus </w:t>
      </w:r>
      <w:r w:rsidR="00F4629B" w:rsidRPr="00BD151E">
        <w:rPr>
          <w:color w:val="000000"/>
        </w:rPr>
        <w:t>dem</w:t>
      </w:r>
      <w:r w:rsidR="00017044">
        <w:rPr>
          <w:color w:val="000000"/>
        </w:rPr>
        <w:t xml:space="preserve"> </w:t>
      </w:r>
      <w:r w:rsidR="00F4629B" w:rsidRPr="00BD151E">
        <w:rPr>
          <w:color w:val="000000"/>
        </w:rPr>
        <w:t>Sanierungsauftrag</w:t>
      </w:r>
      <w:r w:rsidR="00E34B83">
        <w:rPr>
          <w:color w:val="000000"/>
        </w:rPr>
        <w:t>snavigator</w:t>
      </w:r>
      <w:r w:rsidR="00F4629B" w:rsidRPr="00BD151E">
        <w:rPr>
          <w:color w:val="000000"/>
        </w:rPr>
        <w:t xml:space="preserve"> </w:t>
      </w:r>
      <w:r w:rsidRPr="00BD151E">
        <w:rPr>
          <w:color w:val="000000"/>
        </w:rPr>
        <w:t xml:space="preserve"> in </w:t>
      </w:r>
      <w:r w:rsidR="00F4629B" w:rsidRPr="00BD151E">
        <w:rPr>
          <w:color w:val="000000"/>
        </w:rPr>
        <w:t>novaKANDIS</w:t>
      </w:r>
    </w:p>
    <w:p w:rsidR="00BB78AF" w:rsidRDefault="00BB78AF" w:rsidP="00BB78AF">
      <w:pPr>
        <w:numPr>
          <w:ilvl w:val="0"/>
          <w:numId w:val="36"/>
        </w:numPr>
        <w:rPr>
          <w:color w:val="000000"/>
        </w:rPr>
      </w:pPr>
      <w:commentRangeStart w:id="49"/>
      <w:r w:rsidRPr="00BD151E">
        <w:rPr>
          <w:color w:val="000000"/>
        </w:rPr>
        <w:t>Status-/Änderungsmitteilung für alle Sanierungsabschnitte inklusive der referenzierten Objektklassen</w:t>
      </w:r>
      <w:r>
        <w:rPr>
          <w:color w:val="000000"/>
        </w:rPr>
        <w:t xml:space="preserve">: </w:t>
      </w:r>
    </w:p>
    <w:p w:rsidR="00BB78AF" w:rsidRDefault="00BB78AF" w:rsidP="00BB78AF">
      <w:pPr>
        <w:numPr>
          <w:ilvl w:val="0"/>
          <w:numId w:val="38"/>
        </w:numPr>
        <w:rPr>
          <w:color w:val="000000"/>
        </w:rPr>
      </w:pPr>
      <w:r>
        <w:rPr>
          <w:color w:val="000000"/>
        </w:rPr>
        <w:t>Sanierungsauftragsstatus</w:t>
      </w:r>
      <w:r w:rsidR="00E34B83">
        <w:rPr>
          <w:color w:val="000000"/>
        </w:rPr>
        <w:t xml:space="preserve"> auf Sanierungsauftragsebene</w:t>
      </w:r>
    </w:p>
    <w:p w:rsidR="00BB78AF" w:rsidRDefault="00BB78AF" w:rsidP="00BB78AF">
      <w:pPr>
        <w:numPr>
          <w:ilvl w:val="0"/>
          <w:numId w:val="38"/>
        </w:numPr>
        <w:rPr>
          <w:color w:val="000000"/>
        </w:rPr>
      </w:pPr>
      <w:r>
        <w:rPr>
          <w:color w:val="000000"/>
        </w:rPr>
        <w:t>Verwaltungsstatus Inspektion</w:t>
      </w:r>
    </w:p>
    <w:p w:rsidR="00BB78AF" w:rsidRDefault="00BB78AF" w:rsidP="00BB78AF">
      <w:pPr>
        <w:numPr>
          <w:ilvl w:val="0"/>
          <w:numId w:val="38"/>
        </w:numPr>
        <w:rPr>
          <w:color w:val="000000"/>
        </w:rPr>
      </w:pPr>
      <w:r>
        <w:rPr>
          <w:color w:val="000000"/>
        </w:rPr>
        <w:t>Verwaltungsstatus Variante</w:t>
      </w:r>
    </w:p>
    <w:p w:rsidR="00BB78AF" w:rsidRDefault="00CF7919" w:rsidP="00BB78AF">
      <w:pPr>
        <w:numPr>
          <w:ilvl w:val="0"/>
          <w:numId w:val="38"/>
        </w:numPr>
        <w:rPr>
          <w:color w:val="000000"/>
        </w:rPr>
      </w:pPr>
      <w:ins w:id="50" w:author="msat" w:date="2013-03-11T08:41:00Z">
        <w:r>
          <w:rPr>
            <w:color w:val="000000"/>
          </w:rPr>
          <w:t xml:space="preserve">Sanierungsauftrag- und </w:t>
        </w:r>
      </w:ins>
      <w:r w:rsidR="00BB78AF" w:rsidRPr="00870F47">
        <w:rPr>
          <w:color w:val="000000"/>
        </w:rPr>
        <w:t>Verwaltungsstatus</w:t>
      </w:r>
      <w:ins w:id="51" w:author="msat" w:date="2013-03-11T08:41:00Z">
        <w:r>
          <w:rPr>
            <w:color w:val="000000"/>
          </w:rPr>
          <w:t xml:space="preserve"> auf </w:t>
        </w:r>
      </w:ins>
      <w:r>
        <w:rPr>
          <w:color w:val="000000"/>
        </w:rPr>
        <w:t>S</w:t>
      </w:r>
      <w:r w:rsidR="00BB78AF" w:rsidRPr="00870F47">
        <w:rPr>
          <w:color w:val="000000"/>
        </w:rPr>
        <w:t>anierungsabschnitt</w:t>
      </w:r>
      <w:r>
        <w:rPr>
          <w:color w:val="000000"/>
        </w:rPr>
        <w:t>sebene</w:t>
      </w:r>
    </w:p>
    <w:p w:rsidR="00BB78AF" w:rsidRDefault="00BB78AF" w:rsidP="00BB78AF">
      <w:pPr>
        <w:numPr>
          <w:ilvl w:val="0"/>
          <w:numId w:val="38"/>
        </w:numPr>
        <w:rPr>
          <w:color w:val="000000"/>
        </w:rPr>
      </w:pPr>
      <w:r w:rsidRPr="00BD151E">
        <w:rPr>
          <w:color w:val="000000"/>
        </w:rPr>
        <w:t>Verwaltungsstatus der Sanierungsmaßnahme</w:t>
      </w:r>
    </w:p>
    <w:p w:rsidR="00BB78AF" w:rsidRDefault="00BB78AF" w:rsidP="00BB78AF">
      <w:pPr>
        <w:numPr>
          <w:ilvl w:val="0"/>
          <w:numId w:val="38"/>
        </w:numPr>
        <w:rPr>
          <w:color w:val="000000"/>
        </w:rPr>
      </w:pPr>
      <w:r>
        <w:rPr>
          <w:color w:val="000000"/>
        </w:rPr>
        <w:t>Status auf Befundsebene</w:t>
      </w:r>
    </w:p>
    <w:commentRangeEnd w:id="49"/>
    <w:p w:rsidR="00BB78AF" w:rsidRDefault="00FB52B2" w:rsidP="00BB78AF">
      <w:pPr>
        <w:ind w:left="720"/>
        <w:rPr>
          <w:color w:val="000000"/>
        </w:rPr>
      </w:pPr>
      <w:r>
        <w:rPr>
          <w:rStyle w:val="Kommentarzeichen"/>
        </w:rPr>
        <w:commentReference w:id="49"/>
      </w:r>
    </w:p>
    <w:p w:rsidR="006D78AC" w:rsidRDefault="006D78AC" w:rsidP="006D78AC">
      <w:pPr>
        <w:rPr>
          <w:color w:val="000000"/>
        </w:rPr>
      </w:pPr>
      <w:r>
        <w:rPr>
          <w:color w:val="000000"/>
        </w:rPr>
        <w:t>Für die Abgleichtechnik werden zwei Fälle unterschieden:</w:t>
      </w:r>
    </w:p>
    <w:p w:rsidR="006D78AC" w:rsidRDefault="006D78AC" w:rsidP="00F70BE2">
      <w:pPr>
        <w:numPr>
          <w:ilvl w:val="0"/>
          <w:numId w:val="39"/>
        </w:numPr>
        <w:rPr>
          <w:color w:val="000000"/>
        </w:rPr>
      </w:pPr>
      <w:r>
        <w:rPr>
          <w:color w:val="000000"/>
        </w:rPr>
        <w:t>Die Ausleitung innerhalb des Sanierungs</w:t>
      </w:r>
      <w:r w:rsidR="00DF040E">
        <w:rPr>
          <w:color w:val="000000"/>
        </w:rPr>
        <w:t>auftrags</w:t>
      </w:r>
      <w:r>
        <w:rPr>
          <w:color w:val="000000"/>
        </w:rPr>
        <w:t>n</w:t>
      </w:r>
      <w:r w:rsidR="00DF040E">
        <w:rPr>
          <w:color w:val="000000"/>
        </w:rPr>
        <w:t>avigators</w:t>
      </w:r>
      <w:r>
        <w:rPr>
          <w:color w:val="000000"/>
        </w:rPr>
        <w:t xml:space="preserve"> bewirkt die sofortige Bereitstellung der Übergabedaten in Form einer CSV-Datei</w:t>
      </w:r>
      <w:r w:rsidR="00936B10">
        <w:rPr>
          <w:color w:val="000000"/>
        </w:rPr>
        <w:t>.</w:t>
      </w:r>
      <w:r>
        <w:rPr>
          <w:color w:val="000000"/>
        </w:rPr>
        <w:t xml:space="preserve"> </w:t>
      </w:r>
      <w:r w:rsidR="003932F9">
        <w:rPr>
          <w:color w:val="000000"/>
        </w:rPr>
        <w:t xml:space="preserve">D.h., die CSV-Datei enthält für jeden SAB einen Datensatz, in dem unter anderen auch die Attribute zur betroffenen Haltung und das Sanierungsprojekt enthalten sind. </w:t>
      </w:r>
      <w:r>
        <w:rPr>
          <w:color w:val="000000"/>
        </w:rPr>
        <w:t>Diese CSV-Datei wird</w:t>
      </w:r>
      <w:r w:rsidR="003932F9">
        <w:rPr>
          <w:color w:val="000000"/>
        </w:rPr>
        <w:t xml:space="preserve"> dann durch die </w:t>
      </w:r>
      <w:r>
        <w:rPr>
          <w:color w:val="000000"/>
        </w:rPr>
        <w:t xml:space="preserve"> IPS-SAB-Import-Funktion</w:t>
      </w:r>
      <w:r w:rsidR="003932F9">
        <w:rPr>
          <w:color w:val="000000"/>
        </w:rPr>
        <w:t xml:space="preserve"> in ein definiertes Work-Verzeichnis </w:t>
      </w:r>
      <w:r w:rsidR="004D5393">
        <w:rPr>
          <w:color w:val="000000"/>
        </w:rPr>
        <w:t>verschoben</w:t>
      </w:r>
      <w:r w:rsidR="003932F9">
        <w:rPr>
          <w:color w:val="000000"/>
        </w:rPr>
        <w:t xml:space="preserve">. Dann erfolgt durch die  IPS-SAB-Import-Funktion die Übernahme der Daten </w:t>
      </w:r>
      <w:r>
        <w:rPr>
          <w:color w:val="000000"/>
        </w:rPr>
        <w:t xml:space="preserve"> in</w:t>
      </w:r>
      <w:r w:rsidR="003932F9">
        <w:rPr>
          <w:color w:val="000000"/>
        </w:rPr>
        <w:t xml:space="preserve"> das </w:t>
      </w:r>
      <w:r>
        <w:rPr>
          <w:color w:val="000000"/>
        </w:rPr>
        <w:t>IPS</w:t>
      </w:r>
      <w:r w:rsidR="003932F9">
        <w:rPr>
          <w:color w:val="000000"/>
        </w:rPr>
        <w:t>.</w:t>
      </w:r>
      <w:r>
        <w:rPr>
          <w:color w:val="000000"/>
        </w:rPr>
        <w:t xml:space="preserve"> Nach der erfolgreichen Übernahme in den Auftragsvorrat von IPS w</w:t>
      </w:r>
      <w:r w:rsidR="00936B10">
        <w:rPr>
          <w:color w:val="000000"/>
        </w:rPr>
        <w:t>i</w:t>
      </w:r>
      <w:r>
        <w:rPr>
          <w:color w:val="000000"/>
        </w:rPr>
        <w:t xml:space="preserve">rd die CSV-Datei </w:t>
      </w:r>
      <w:del w:id="52" w:author="gk" w:date="2013-03-12T12:14:00Z">
        <w:r w:rsidRPr="0039519C" w:rsidDel="0039519C">
          <w:rPr>
            <w:strike/>
            <w:color w:val="000000"/>
            <w:rPrChange w:id="53" w:author="gk" w:date="2013-03-12T12:14:00Z">
              <w:rPr>
                <w:color w:val="000000"/>
              </w:rPr>
            </w:rPrChange>
          </w:rPr>
          <w:delText xml:space="preserve">gelöscht </w:delText>
        </w:r>
        <w:r w:rsidR="003800DC" w:rsidRPr="0039519C" w:rsidDel="0039519C">
          <w:rPr>
            <w:strike/>
            <w:color w:val="000000"/>
            <w:rPrChange w:id="54" w:author="gk" w:date="2013-03-12T12:14:00Z">
              <w:rPr>
                <w:color w:val="000000"/>
              </w:rPr>
            </w:rPrChange>
          </w:rPr>
          <w:delText>oder</w:delText>
        </w:r>
        <w:r w:rsidR="003932F9" w:rsidRPr="0039519C" w:rsidDel="0039519C">
          <w:rPr>
            <w:strike/>
            <w:color w:val="000000"/>
            <w:rPrChange w:id="55" w:author="gk" w:date="2013-03-12T12:14:00Z">
              <w:rPr>
                <w:color w:val="000000"/>
              </w:rPr>
            </w:rPrChange>
          </w:rPr>
          <w:delText xml:space="preserve"> wenn von hW</w:delText>
        </w:r>
        <w:r w:rsidR="003800DC" w:rsidRPr="0039519C" w:rsidDel="0039519C">
          <w:rPr>
            <w:strike/>
            <w:color w:val="000000"/>
            <w:rPrChange w:id="56" w:author="gk" w:date="2013-03-12T12:14:00Z">
              <w:rPr>
                <w:color w:val="000000"/>
              </w:rPr>
            </w:rPrChange>
          </w:rPr>
          <w:delText>B</w:delText>
        </w:r>
        <w:r w:rsidR="003932F9" w:rsidRPr="0039519C" w:rsidDel="0039519C">
          <w:rPr>
            <w:strike/>
            <w:color w:val="000000"/>
            <w:rPrChange w:id="57" w:author="gk" w:date="2013-03-12T12:14:00Z">
              <w:rPr>
                <w:color w:val="000000"/>
              </w:rPr>
            </w:rPrChange>
          </w:rPr>
          <w:delText xml:space="preserve"> gewünscht</w:delText>
        </w:r>
        <w:r w:rsidR="003800DC" w:rsidRPr="0039519C" w:rsidDel="0039519C">
          <w:rPr>
            <w:strike/>
            <w:color w:val="000000"/>
            <w:rPrChange w:id="58" w:author="gk" w:date="2013-03-12T12:14:00Z">
              <w:rPr>
                <w:color w:val="000000"/>
              </w:rPr>
            </w:rPrChange>
          </w:rPr>
          <w:delText>,</w:delText>
        </w:r>
        <w:r w:rsidRPr="0039519C" w:rsidDel="0039519C">
          <w:rPr>
            <w:strike/>
            <w:color w:val="000000"/>
            <w:rPrChange w:id="59" w:author="gk" w:date="2013-03-12T12:14:00Z">
              <w:rPr>
                <w:color w:val="000000"/>
              </w:rPr>
            </w:rPrChange>
          </w:rPr>
          <w:delText xml:space="preserve"> </w:delText>
        </w:r>
      </w:del>
      <w:r>
        <w:rPr>
          <w:color w:val="000000"/>
        </w:rPr>
        <w:t xml:space="preserve">in ein </w:t>
      </w:r>
      <w:del w:id="60" w:author="gk" w:date="2013-03-12T12:15:00Z">
        <w:r w:rsidR="003932F9" w:rsidRPr="0039519C" w:rsidDel="0039519C">
          <w:rPr>
            <w:strike/>
            <w:color w:val="000000"/>
            <w:rPrChange w:id="61" w:author="gk" w:date="2013-03-12T12:14:00Z">
              <w:rPr>
                <w:color w:val="000000"/>
              </w:rPr>
            </w:rPrChange>
          </w:rPr>
          <w:delText>weiter</w:delText>
        </w:r>
        <w:r w:rsidRPr="0039519C" w:rsidDel="0039519C">
          <w:rPr>
            <w:strike/>
            <w:color w:val="000000"/>
            <w:rPrChange w:id="62" w:author="gk" w:date="2013-03-12T12:14:00Z">
              <w:rPr>
                <w:color w:val="000000"/>
              </w:rPr>
            </w:rPrChange>
          </w:rPr>
          <w:delText>es</w:delText>
        </w:r>
        <w:r w:rsidDel="0039519C">
          <w:rPr>
            <w:color w:val="000000"/>
          </w:rPr>
          <w:delText xml:space="preserve"> </w:delText>
        </w:r>
      </w:del>
      <w:r>
        <w:rPr>
          <w:color w:val="000000"/>
        </w:rPr>
        <w:t>abgesprochenes Verzeichnis</w:t>
      </w:r>
      <w:r w:rsidR="003932F9">
        <w:rPr>
          <w:color w:val="000000"/>
        </w:rPr>
        <w:t xml:space="preserve"> archiviert.</w:t>
      </w:r>
      <w:r>
        <w:rPr>
          <w:color w:val="000000"/>
        </w:rPr>
        <w:t xml:space="preserve"> </w:t>
      </w:r>
      <w:r w:rsidR="00475F1E">
        <w:rPr>
          <w:color w:val="000000"/>
        </w:rPr>
        <w:t xml:space="preserve">Im </w:t>
      </w:r>
      <w:ins w:id="63" w:author="gk" w:date="2013-03-12T12:19:00Z">
        <w:r w:rsidR="00254000">
          <w:rPr>
            <w:color w:val="000000"/>
          </w:rPr>
          <w:t xml:space="preserve">(Fehler-) </w:t>
        </w:r>
      </w:ins>
      <w:r w:rsidR="00475F1E">
        <w:rPr>
          <w:color w:val="000000"/>
        </w:rPr>
        <w:t xml:space="preserve">Falle eines nicht erfolgreichen Imports </w:t>
      </w:r>
      <w:del w:id="64" w:author="gk" w:date="2013-03-12T12:14:00Z">
        <w:r w:rsidR="00475F1E" w:rsidDel="0039519C">
          <w:rPr>
            <w:color w:val="000000"/>
          </w:rPr>
          <w:delText xml:space="preserve">darf </w:delText>
        </w:r>
      </w:del>
      <w:ins w:id="65" w:author="gk" w:date="2013-03-12T12:14:00Z">
        <w:r w:rsidR="0039519C">
          <w:rPr>
            <w:color w:val="000000"/>
          </w:rPr>
          <w:t xml:space="preserve">wird </w:t>
        </w:r>
      </w:ins>
      <w:r w:rsidR="00475F1E">
        <w:rPr>
          <w:color w:val="000000"/>
        </w:rPr>
        <w:t>die CSV-Datei nicht gelöscht</w:t>
      </w:r>
      <w:ins w:id="66" w:author="gk" w:date="2013-03-12T12:21:00Z">
        <w:r w:rsidR="00254000">
          <w:rPr>
            <w:color w:val="000000"/>
          </w:rPr>
          <w:t>. Es wird solange versucht, die Datei zu übernehmen, wie sie sich im Austauschverzeichnis befindet</w:t>
        </w:r>
      </w:ins>
      <w:ins w:id="67" w:author="gk" w:date="2013-03-12T12:22:00Z">
        <w:r w:rsidR="00254000">
          <w:rPr>
            <w:color w:val="000000"/>
          </w:rPr>
          <w:t>. Auf diese Art und Weise kann auch die Übernahme</w:t>
        </w:r>
      </w:ins>
      <w:ins w:id="68" w:author="gk" w:date="2013-03-12T12:23:00Z">
        <w:r w:rsidR="00254000">
          <w:rPr>
            <w:color w:val="000000"/>
          </w:rPr>
          <w:t xml:space="preserve"> älterer/nicht </w:t>
        </w:r>
        <w:proofErr w:type="spellStart"/>
        <w:r w:rsidR="00254000">
          <w:rPr>
            <w:color w:val="000000"/>
          </w:rPr>
          <w:t>übernommenener</w:t>
        </w:r>
        <w:proofErr w:type="spellEnd"/>
        <w:r w:rsidR="00254000">
          <w:rPr>
            <w:color w:val="000000"/>
          </w:rPr>
          <w:t xml:space="preserve"> Dateien erreicht werden.</w:t>
        </w:r>
        <w:r w:rsidR="00254000">
          <w:rPr>
            <w:color w:val="000000"/>
          </w:rPr>
          <w:br/>
        </w:r>
      </w:ins>
      <w:del w:id="69" w:author="gk" w:date="2013-03-12T12:14:00Z">
        <w:r w:rsidR="00475F1E" w:rsidDel="0039519C">
          <w:rPr>
            <w:color w:val="000000"/>
          </w:rPr>
          <w:delText xml:space="preserve"> werden</w:delText>
        </w:r>
      </w:del>
      <w:del w:id="70" w:author="gk" w:date="2013-03-12T12:22:00Z">
        <w:r w:rsidR="00475F1E" w:rsidDel="00254000">
          <w:rPr>
            <w:color w:val="000000"/>
          </w:rPr>
          <w:delText xml:space="preserve">. </w:delText>
        </w:r>
      </w:del>
      <w:commentRangeStart w:id="71"/>
      <w:r>
        <w:rPr>
          <w:color w:val="000000"/>
        </w:rPr>
        <w:t xml:space="preserve">Der Anstoß für die Übernahmefunktion </w:t>
      </w:r>
      <w:r w:rsidR="003932F9">
        <w:rPr>
          <w:color w:val="000000"/>
        </w:rPr>
        <w:t xml:space="preserve">erfolgt im Rahmen </w:t>
      </w:r>
      <w:commentRangeStart w:id="72"/>
      <w:r>
        <w:rPr>
          <w:color w:val="000000"/>
        </w:rPr>
        <w:t>einer regelmäßigen Import-Scan-Funktion</w:t>
      </w:r>
      <w:commentRangeEnd w:id="72"/>
      <w:r w:rsidR="00AC4B2A">
        <w:rPr>
          <w:rStyle w:val="Kommentarzeichen"/>
        </w:rPr>
        <w:commentReference w:id="72"/>
      </w:r>
      <w:r>
        <w:rPr>
          <w:color w:val="000000"/>
        </w:rPr>
        <w:t xml:space="preserve"> auf dem IPS-Server</w:t>
      </w:r>
      <w:r w:rsidR="003932F9">
        <w:rPr>
          <w:color w:val="000000"/>
        </w:rPr>
        <w:t xml:space="preserve">. </w:t>
      </w:r>
      <w:r>
        <w:rPr>
          <w:color w:val="000000"/>
        </w:rPr>
        <w:t>Der Zyklus muss hierbei nicht an den SAP-IPS-Übernahmezyklus gekoppelt sein</w:t>
      </w:r>
      <w:r w:rsidR="003932F9">
        <w:rPr>
          <w:color w:val="000000"/>
        </w:rPr>
        <w:t>.</w:t>
      </w:r>
      <w:ins w:id="73" w:author="gk" w:date="2013-03-12T12:05:00Z">
        <w:r w:rsidR="001159AF">
          <w:rPr>
            <w:color w:val="000000"/>
          </w:rPr>
          <w:t xml:space="preserve"> </w:t>
        </w:r>
      </w:ins>
      <w:ins w:id="74" w:author="gk" w:date="2013-03-12T12:09:00Z">
        <w:r w:rsidR="0039519C">
          <w:rPr>
            <w:color w:val="000000"/>
          </w:rPr>
          <w:t xml:space="preserve">Der konkrete Ablauf könnte so sein, dass diese Funktion via </w:t>
        </w:r>
      </w:ins>
      <w:ins w:id="75" w:author="gk" w:date="2013-03-12T12:10:00Z">
        <w:r w:rsidR="0039519C">
          <w:rPr>
            <w:color w:val="000000"/>
          </w:rPr>
          <w:t xml:space="preserve">„Geplante Tasks“ mit den dort vorhandenen Möglichkeiten angestoßen wird. </w:t>
        </w:r>
      </w:ins>
      <w:ins w:id="76" w:author="gk" w:date="2013-03-12T12:11:00Z">
        <w:r w:rsidR="0039519C">
          <w:rPr>
            <w:color w:val="000000"/>
          </w:rPr>
          <w:t xml:space="preserve">Eine weitere zu diskutierende Möglichkeit ist die, dass </w:t>
        </w:r>
      </w:ins>
      <w:ins w:id="77" w:author="gk" w:date="2013-03-12T12:15:00Z">
        <w:r w:rsidR="0039519C">
          <w:rPr>
            <w:color w:val="000000"/>
          </w:rPr>
          <w:t xml:space="preserve">die IPS-SAB-Import-Funktion unmittelbar nach der Erzeugung der CSV-Datei angestoßen </w:t>
        </w:r>
        <w:commentRangeStart w:id="78"/>
        <w:r w:rsidR="0039519C">
          <w:rPr>
            <w:color w:val="000000"/>
          </w:rPr>
          <w:t>wird</w:t>
        </w:r>
      </w:ins>
      <w:commentRangeEnd w:id="78"/>
      <w:ins w:id="79" w:author="gk" w:date="2013-03-12T12:16:00Z">
        <w:r w:rsidR="0039519C">
          <w:rPr>
            <w:rStyle w:val="Kommentarzeichen"/>
          </w:rPr>
          <w:commentReference w:id="78"/>
        </w:r>
      </w:ins>
      <w:ins w:id="80" w:author="gk" w:date="2013-03-12T12:15:00Z">
        <w:r w:rsidR="0039519C">
          <w:rPr>
            <w:color w:val="000000"/>
          </w:rPr>
          <w:t>.</w:t>
        </w:r>
      </w:ins>
      <w:r>
        <w:rPr>
          <w:color w:val="000000"/>
        </w:rPr>
        <w:br/>
      </w:r>
      <w:commentRangeStart w:id="81"/>
      <w:r>
        <w:rPr>
          <w:color w:val="000000"/>
        </w:rPr>
        <w:t xml:space="preserve">Eine direkte Verarbeitung auf dem jeweiligen Arbeitsplatzrechner scheidet aus, weil </w:t>
      </w:r>
      <w:ins w:id="82" w:author="gk" w:date="2013-03-12T12:17:00Z">
        <w:r w:rsidR="00254000">
          <w:rPr>
            <w:color w:val="000000"/>
          </w:rPr>
          <w:t>die Austauschverzeichnisse in einem IPS-Server-Verzeichnis liegen, auf die das IPS-Bedien-Frontend keinen direkten Zugriff hat.</w:t>
        </w:r>
      </w:ins>
      <w:ins w:id="83" w:author="gk" w:date="2013-03-12T12:18:00Z">
        <w:r w:rsidR="00254000" w:rsidDel="00254000">
          <w:rPr>
            <w:color w:val="000000"/>
          </w:rPr>
          <w:t xml:space="preserve"> </w:t>
        </w:r>
      </w:ins>
      <w:del w:id="84" w:author="gk" w:date="2013-03-12T12:18:00Z">
        <w:r w:rsidDel="00254000">
          <w:rPr>
            <w:color w:val="000000"/>
          </w:rPr>
          <w:delText>kein allgemeiner Zugriff auf die Austausch-Verzeichnisse besteht</w:delText>
        </w:r>
        <w:commentRangeEnd w:id="81"/>
        <w:r w:rsidR="004365F9" w:rsidDel="00254000">
          <w:rPr>
            <w:rStyle w:val="Kommentarzeichen"/>
          </w:rPr>
          <w:commentReference w:id="81"/>
        </w:r>
        <w:r w:rsidDel="00254000">
          <w:rPr>
            <w:color w:val="000000"/>
          </w:rPr>
          <w:delText>.</w:delText>
        </w:r>
        <w:commentRangeEnd w:id="71"/>
        <w:r w:rsidR="00FB52B2" w:rsidDel="00254000">
          <w:rPr>
            <w:rStyle w:val="Kommentarzeichen"/>
          </w:rPr>
          <w:commentReference w:id="71"/>
        </w:r>
      </w:del>
    </w:p>
    <w:p w:rsidR="006D78AC" w:rsidRPr="00C97FC7" w:rsidRDefault="006D78AC" w:rsidP="00F70BE2">
      <w:pPr>
        <w:numPr>
          <w:ilvl w:val="0"/>
          <w:numId w:val="39"/>
        </w:numPr>
        <w:rPr>
          <w:color w:val="000000"/>
        </w:rPr>
      </w:pPr>
      <w:r>
        <w:rPr>
          <w:color w:val="000000"/>
        </w:rPr>
        <w:t xml:space="preserve">Der Wechsel des hWB-Status innerhalb der Stammdaten eines IPS-Projektes bewirkt die sofortige Erzeugung </w:t>
      </w:r>
      <w:r w:rsidR="004D5393">
        <w:rPr>
          <w:color w:val="000000"/>
        </w:rPr>
        <w:t>einer</w:t>
      </w:r>
      <w:r>
        <w:rPr>
          <w:color w:val="000000"/>
        </w:rPr>
        <w:t xml:space="preserve"> CSV-Datei </w:t>
      </w:r>
      <w:r w:rsidR="004D5393">
        <w:rPr>
          <w:color w:val="000000"/>
        </w:rPr>
        <w:t>mit</w:t>
      </w:r>
      <w:r>
        <w:rPr>
          <w:color w:val="000000"/>
        </w:rPr>
        <w:t xml:space="preserve"> allen im Projekt beteiligten Sanierungsabschnitten</w:t>
      </w:r>
      <w:r w:rsidR="004D5393">
        <w:rPr>
          <w:color w:val="000000"/>
        </w:rPr>
        <w:t xml:space="preserve"> und dem neuen Statuseintrag</w:t>
      </w:r>
      <w:r>
        <w:rPr>
          <w:color w:val="000000"/>
        </w:rPr>
        <w:t xml:space="preserve">. Die Übernahme der Statusänderungen erfolgt durch den Scan des </w:t>
      </w:r>
      <w:r w:rsidR="003800DC">
        <w:rPr>
          <w:color w:val="000000"/>
        </w:rPr>
        <w:t>Ü</w:t>
      </w:r>
      <w:r>
        <w:rPr>
          <w:color w:val="000000"/>
        </w:rPr>
        <w:t>bergabeverzeichnisses durch eine automatische Scanfunktion des UTI.</w:t>
      </w:r>
      <w:r w:rsidR="003800DC">
        <w:rPr>
          <w:color w:val="000000"/>
        </w:rPr>
        <w:t xml:space="preserve"> Nach </w:t>
      </w:r>
      <w:r w:rsidR="009F4A32">
        <w:rPr>
          <w:color w:val="000000"/>
        </w:rPr>
        <w:t xml:space="preserve">erfolgreicher </w:t>
      </w:r>
      <w:r w:rsidR="003800DC">
        <w:rPr>
          <w:color w:val="000000"/>
        </w:rPr>
        <w:t xml:space="preserve">Verarbeitung der </w:t>
      </w:r>
      <w:proofErr w:type="spellStart"/>
      <w:r w:rsidR="003800DC">
        <w:rPr>
          <w:color w:val="000000"/>
        </w:rPr>
        <w:t>CSV_Datei</w:t>
      </w:r>
      <w:proofErr w:type="spellEnd"/>
      <w:r w:rsidR="003800DC">
        <w:rPr>
          <w:color w:val="000000"/>
        </w:rPr>
        <w:t xml:space="preserve"> wird diese vom UT Integrator gelöscht oder wenn von hWB gewünscht, in ein weiteres abgesprochenes Verzeichnis archiviert.</w:t>
      </w:r>
      <w:r w:rsidR="009F4A32">
        <w:rPr>
          <w:color w:val="000000"/>
        </w:rPr>
        <w:t xml:space="preserve"> Im Falle einer nicht erfolgreichen Verarbeitung darf die CSV-Datei nicht gelöscht werden.</w:t>
      </w:r>
    </w:p>
    <w:p w:rsidR="00D00C4B" w:rsidRDefault="00D00C4B" w:rsidP="00CB51F5">
      <w:pPr>
        <w:rPr>
          <w:color w:val="000000"/>
        </w:rPr>
      </w:pPr>
    </w:p>
    <w:p w:rsidR="00CB51F5" w:rsidRPr="00BD151E" w:rsidRDefault="00BD151E" w:rsidP="00CB51F5">
      <w:pPr>
        <w:rPr>
          <w:b/>
          <w:color w:val="000000"/>
        </w:rPr>
      </w:pPr>
      <w:commentRangeStart w:id="85"/>
      <w:r w:rsidRPr="00BD151E">
        <w:rPr>
          <w:b/>
          <w:color w:val="000000"/>
        </w:rPr>
        <w:t>Ablaufbeschreibung:</w:t>
      </w:r>
      <w:commentRangeEnd w:id="85"/>
      <w:r w:rsidR="00EC58DD">
        <w:rPr>
          <w:rStyle w:val="Kommentarzeichen"/>
        </w:rPr>
        <w:commentReference w:id="85"/>
      </w:r>
    </w:p>
    <w:p w:rsidR="009050B9" w:rsidRPr="009050B9" w:rsidRDefault="009050B9" w:rsidP="009050B9">
      <w:pPr>
        <w:numPr>
          <w:ilvl w:val="0"/>
          <w:numId w:val="29"/>
        </w:numPr>
        <w:rPr>
          <w:color w:val="000000"/>
        </w:rPr>
      </w:pPr>
      <w:r w:rsidRPr="00BD151E">
        <w:rPr>
          <w:color w:val="000000"/>
        </w:rPr>
        <w:t>Die Kopplung zwischen novaKANDIS und SAP erfolgt über eine konfigurierbare SDE-Version. Die Konfiguration der SDE-Version muss auch für die IPS-Kopplung abgestimmt werden.</w:t>
      </w:r>
    </w:p>
    <w:p w:rsidR="00BD151E" w:rsidRPr="00BD151E" w:rsidRDefault="00BD151E" w:rsidP="00BD151E">
      <w:pPr>
        <w:numPr>
          <w:ilvl w:val="0"/>
          <w:numId w:val="29"/>
        </w:numPr>
        <w:rPr>
          <w:color w:val="000000"/>
        </w:rPr>
      </w:pPr>
      <w:r w:rsidRPr="00BD151E">
        <w:rPr>
          <w:color w:val="000000"/>
        </w:rPr>
        <w:t>In novaKANDIS werden Sanierungsaufträge mit zugehörigen Sanierungsabschnitten gebildet.</w:t>
      </w:r>
    </w:p>
    <w:p w:rsidR="00BD151E" w:rsidRDefault="00BD151E" w:rsidP="00BD151E">
      <w:pPr>
        <w:numPr>
          <w:ilvl w:val="0"/>
          <w:numId w:val="29"/>
        </w:numPr>
        <w:rPr>
          <w:color w:val="000000"/>
        </w:rPr>
      </w:pPr>
      <w:r w:rsidRPr="00BD151E">
        <w:rPr>
          <w:color w:val="000000"/>
        </w:rPr>
        <w:t xml:space="preserve">Es wird eine Ausleitung im novaKANDIS angestoßen, bei der </w:t>
      </w:r>
      <w:commentRangeStart w:id="86"/>
      <w:r w:rsidRPr="00BD151E">
        <w:rPr>
          <w:color w:val="000000"/>
        </w:rPr>
        <w:t>Sanierungsaufträge</w:t>
      </w:r>
      <w:commentRangeEnd w:id="86"/>
      <w:r w:rsidR="00EC58DD">
        <w:rPr>
          <w:rStyle w:val="Kommentarzeichen"/>
        </w:rPr>
        <w:commentReference w:id="86"/>
      </w:r>
      <w:r w:rsidRPr="00BD151E">
        <w:rPr>
          <w:color w:val="000000"/>
        </w:rPr>
        <w:t xml:space="preserve"> mit zugehörigen Sanierungsabschnitten und Haltungskenndaten an den Integrator übergeben werden.</w:t>
      </w:r>
      <w:ins w:id="87" w:author="msat" w:date="2013-03-11T08:55:00Z">
        <w:r w:rsidR="00D96E43">
          <w:rPr>
            <w:color w:val="000000"/>
          </w:rPr>
          <w:t xml:space="preserve"> Dabei ist zu beachten, dass ein Teil der Daten vom </w:t>
        </w:r>
      </w:ins>
      <w:ins w:id="88" w:author="msat" w:date="2013-03-11T08:56:00Z">
        <w:r w:rsidR="00D96E43">
          <w:rPr>
            <w:color w:val="000000"/>
          </w:rPr>
          <w:t xml:space="preserve">Sanierungsteilgebiet über den dazugehörigen </w:t>
        </w:r>
      </w:ins>
      <w:ins w:id="89" w:author="msat" w:date="2013-03-11T08:55:00Z">
        <w:r w:rsidR="00D96E43">
          <w:rPr>
            <w:color w:val="000000"/>
          </w:rPr>
          <w:t>Sanierungsabschnit</w:t>
        </w:r>
      </w:ins>
      <w:ins w:id="90" w:author="msat" w:date="2013-03-11T08:57:00Z">
        <w:r w:rsidR="00D96E43">
          <w:rPr>
            <w:color w:val="000000"/>
          </w:rPr>
          <w:t>t</w:t>
        </w:r>
      </w:ins>
      <w:ins w:id="91" w:author="msat" w:date="2013-03-11T08:59:00Z">
        <w:r w:rsidR="00BF59AF">
          <w:rPr>
            <w:color w:val="000000"/>
          </w:rPr>
          <w:t xml:space="preserve">, der beauftragt wird, </w:t>
        </w:r>
      </w:ins>
      <w:ins w:id="92" w:author="msat" w:date="2013-03-11T08:57:00Z">
        <w:r w:rsidR="00D96E43">
          <w:rPr>
            <w:color w:val="000000"/>
          </w:rPr>
          <w:t xml:space="preserve">ermittelt und übertragen werden müssen. </w:t>
        </w:r>
      </w:ins>
    </w:p>
    <w:p w:rsidR="003C02BA" w:rsidRDefault="0066145F" w:rsidP="003C02BA">
      <w:r>
        <w:rPr>
          <w:noProof/>
        </w:rPr>
        <w:drawing>
          <wp:inline distT="0" distB="0" distL="0" distR="0">
            <wp:extent cx="5857875" cy="3952875"/>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57875" cy="3952875"/>
                    </a:xfrm>
                    <a:prstGeom prst="rect">
                      <a:avLst/>
                    </a:prstGeom>
                    <a:noFill/>
                    <a:ln w="9525">
                      <a:noFill/>
                      <a:miter lim="800000"/>
                      <a:headEnd/>
                      <a:tailEnd/>
                    </a:ln>
                  </pic:spPr>
                </pic:pic>
              </a:graphicData>
            </a:graphic>
          </wp:inline>
        </w:drawing>
      </w:r>
    </w:p>
    <w:p w:rsidR="00017044" w:rsidRPr="00D00C4B" w:rsidRDefault="00D00C4B" w:rsidP="003C02BA">
      <w:pPr>
        <w:rPr>
          <w:b/>
          <w:i/>
          <w:sz w:val="20"/>
        </w:rPr>
      </w:pPr>
      <w:r w:rsidRPr="00D00C4B">
        <w:rPr>
          <w:b/>
          <w:i/>
          <w:sz w:val="20"/>
        </w:rPr>
        <w:t>Abbildung</w:t>
      </w:r>
      <w:r w:rsidR="00017044" w:rsidRPr="00D00C4B">
        <w:rPr>
          <w:b/>
          <w:i/>
          <w:sz w:val="20"/>
        </w:rPr>
        <w:t>:</w:t>
      </w:r>
      <w:r>
        <w:rPr>
          <w:b/>
          <w:i/>
          <w:sz w:val="20"/>
        </w:rPr>
        <w:t xml:space="preserve"> Ausleitung von Sanierungsauftr</w:t>
      </w:r>
      <w:r w:rsidR="00017044" w:rsidRPr="00D00C4B">
        <w:rPr>
          <w:b/>
          <w:i/>
          <w:sz w:val="20"/>
        </w:rPr>
        <w:t>ägen aus novaKANDIS</w:t>
      </w:r>
    </w:p>
    <w:p w:rsidR="00017044" w:rsidRPr="00BD151E" w:rsidRDefault="00017044" w:rsidP="003C02BA">
      <w:pPr>
        <w:rPr>
          <w:color w:val="000000"/>
        </w:rPr>
      </w:pPr>
    </w:p>
    <w:p w:rsidR="00CB51F5" w:rsidRDefault="00BD151E" w:rsidP="00BD151E">
      <w:pPr>
        <w:numPr>
          <w:ilvl w:val="0"/>
          <w:numId w:val="29"/>
        </w:numPr>
        <w:rPr>
          <w:color w:val="000000"/>
        </w:rPr>
      </w:pPr>
      <w:r w:rsidRPr="00BD151E">
        <w:rPr>
          <w:color w:val="000000"/>
        </w:rPr>
        <w:t>Der</w:t>
      </w:r>
      <w:r w:rsidR="00D04A33" w:rsidRPr="00BD151E">
        <w:rPr>
          <w:color w:val="000000"/>
        </w:rPr>
        <w:t xml:space="preserve"> UT Integrator </w:t>
      </w:r>
      <w:r w:rsidRPr="00BD151E">
        <w:rPr>
          <w:color w:val="000000"/>
        </w:rPr>
        <w:t>legt alle ihm übergebenen Daten</w:t>
      </w:r>
      <w:r w:rsidR="00CB51F5" w:rsidRPr="00BD151E">
        <w:rPr>
          <w:color w:val="000000"/>
        </w:rPr>
        <w:t xml:space="preserve"> in einer CSV-Datei in einem abgesprochenen </w:t>
      </w:r>
      <w:r w:rsidRPr="00BD151E">
        <w:rPr>
          <w:color w:val="000000"/>
        </w:rPr>
        <w:t>Dateiv</w:t>
      </w:r>
      <w:r w:rsidR="00CB51F5" w:rsidRPr="00BD151E">
        <w:rPr>
          <w:color w:val="000000"/>
        </w:rPr>
        <w:t>erzeichnis ab.</w:t>
      </w:r>
    </w:p>
    <w:p w:rsidR="00B82331" w:rsidRPr="00BD151E" w:rsidRDefault="00B82331" w:rsidP="00BD151E">
      <w:pPr>
        <w:numPr>
          <w:ilvl w:val="0"/>
          <w:numId w:val="29"/>
        </w:numPr>
        <w:rPr>
          <w:color w:val="000000"/>
        </w:rPr>
      </w:pPr>
      <w:r>
        <w:rPr>
          <w:color w:val="000000"/>
        </w:rPr>
        <w:t>Diese CSV-Datei wird dann durch die  IPS-SAB-Import-Funktion in ein definiertes Work-Verzeichnis verschoben.</w:t>
      </w:r>
    </w:p>
    <w:p w:rsidR="00BD151E" w:rsidRDefault="00BD151E" w:rsidP="00BD151E">
      <w:pPr>
        <w:numPr>
          <w:ilvl w:val="0"/>
          <w:numId w:val="29"/>
        </w:numPr>
        <w:rPr>
          <w:color w:val="000000"/>
        </w:rPr>
      </w:pPr>
      <w:r w:rsidRPr="00BD151E">
        <w:rPr>
          <w:color w:val="000000"/>
        </w:rPr>
        <w:t>IPS liest die Maßnahmen und Haltungskenndaten (aus Schritt 1) und nimmt neue Elemente in den Auftragsvorrat und den Haltungsbestand auf.</w:t>
      </w:r>
    </w:p>
    <w:p w:rsidR="00B82331" w:rsidRDefault="00B82331" w:rsidP="00BD151E">
      <w:pPr>
        <w:numPr>
          <w:ilvl w:val="0"/>
          <w:numId w:val="29"/>
        </w:numPr>
        <w:rPr>
          <w:color w:val="000000"/>
        </w:rPr>
      </w:pPr>
      <w:r>
        <w:rPr>
          <w:color w:val="000000"/>
        </w:rPr>
        <w:t xml:space="preserve">Nach der erfolgreichen Übernahme in den Auftragsvorrat von IPS wird die CSV-Datei </w:t>
      </w:r>
      <w:del w:id="93" w:author="gk" w:date="2013-03-12T12:28:00Z">
        <w:r w:rsidDel="00663482">
          <w:rPr>
            <w:color w:val="000000"/>
          </w:rPr>
          <w:delText xml:space="preserve">gelöscht oder wenn von hWB gewünscht, </w:delText>
        </w:r>
      </w:del>
      <w:r>
        <w:rPr>
          <w:color w:val="000000"/>
        </w:rPr>
        <w:t xml:space="preserve">in ein weiteres </w:t>
      </w:r>
      <w:del w:id="94" w:author="gk" w:date="2013-03-12T12:28:00Z">
        <w:r w:rsidDel="00663482">
          <w:rPr>
            <w:color w:val="000000"/>
          </w:rPr>
          <w:delText xml:space="preserve">abgesprochenes </w:delText>
        </w:r>
      </w:del>
      <w:r>
        <w:rPr>
          <w:color w:val="000000"/>
        </w:rPr>
        <w:t>Verzeichnis archiviert.</w:t>
      </w:r>
    </w:p>
    <w:p w:rsidR="00B82331" w:rsidRPr="00BD151E" w:rsidRDefault="00B82331" w:rsidP="00BD151E">
      <w:pPr>
        <w:numPr>
          <w:ilvl w:val="0"/>
          <w:numId w:val="29"/>
        </w:numPr>
        <w:rPr>
          <w:color w:val="000000"/>
        </w:rPr>
      </w:pPr>
      <w:r>
        <w:rPr>
          <w:color w:val="000000"/>
        </w:rPr>
        <w:t>Die  Punkte 5 bis 7</w:t>
      </w:r>
      <w:r w:rsidRPr="00B82331">
        <w:rPr>
          <w:color w:val="000000"/>
        </w:rPr>
        <w:t xml:space="preserve"> </w:t>
      </w:r>
      <w:r>
        <w:rPr>
          <w:color w:val="000000"/>
        </w:rPr>
        <w:t xml:space="preserve">erfolgen im Rahmen einer </w:t>
      </w:r>
      <w:commentRangeStart w:id="95"/>
      <w:r>
        <w:rPr>
          <w:color w:val="000000"/>
        </w:rPr>
        <w:t xml:space="preserve">zyklischen Import-Scan-Funktion des IPS </w:t>
      </w:r>
      <w:commentRangeEnd w:id="95"/>
      <w:r w:rsidR="00EC58DD">
        <w:rPr>
          <w:rStyle w:val="Kommentarzeichen"/>
        </w:rPr>
        <w:commentReference w:id="95"/>
      </w:r>
      <w:r>
        <w:rPr>
          <w:color w:val="000000"/>
        </w:rPr>
        <w:t>auf dem IPS-Server.</w:t>
      </w:r>
    </w:p>
    <w:p w:rsidR="006D78AC" w:rsidRDefault="006D78AC" w:rsidP="00D46B5D">
      <w:pPr>
        <w:numPr>
          <w:ilvl w:val="0"/>
          <w:numId w:val="29"/>
        </w:numPr>
        <w:rPr>
          <w:color w:val="000000"/>
        </w:rPr>
      </w:pPr>
      <w:r w:rsidRPr="009050B9">
        <w:rPr>
          <w:color w:val="000000"/>
        </w:rPr>
        <w:t>IPS er</w:t>
      </w:r>
      <w:r w:rsidR="00B82331">
        <w:rPr>
          <w:color w:val="000000"/>
        </w:rPr>
        <w:t>zeugt</w:t>
      </w:r>
      <w:r w:rsidRPr="009050B9">
        <w:rPr>
          <w:color w:val="000000"/>
        </w:rPr>
        <w:t xml:space="preserve"> </w:t>
      </w:r>
      <w:r w:rsidR="00B82331">
        <w:rPr>
          <w:color w:val="000000"/>
        </w:rPr>
        <w:t xml:space="preserve">online für </w:t>
      </w:r>
      <w:r w:rsidRPr="009050B9">
        <w:rPr>
          <w:color w:val="000000"/>
        </w:rPr>
        <w:t>alle novaKANDIS betreffenden Stati</w:t>
      </w:r>
      <w:r w:rsidR="00B82331">
        <w:rPr>
          <w:color w:val="000000"/>
        </w:rPr>
        <w:t>änderungen eine CSV-Datei</w:t>
      </w:r>
      <w:r w:rsidR="00B82331" w:rsidRPr="00B82331">
        <w:rPr>
          <w:color w:val="000000"/>
        </w:rPr>
        <w:t xml:space="preserve"> </w:t>
      </w:r>
      <w:r w:rsidR="00B82331">
        <w:rPr>
          <w:color w:val="000000"/>
        </w:rPr>
        <w:t>mit allen im Projekt beteiligten Sanierungsabschnitten und dem neuen Statuseintrag</w:t>
      </w:r>
      <w:r w:rsidRPr="009050B9">
        <w:rPr>
          <w:color w:val="000000"/>
        </w:rPr>
        <w:t xml:space="preserve"> und legt diese i</w:t>
      </w:r>
      <w:r w:rsidR="00B82331">
        <w:rPr>
          <w:color w:val="000000"/>
        </w:rPr>
        <w:t>n einem</w:t>
      </w:r>
      <w:r w:rsidRPr="009050B9">
        <w:rPr>
          <w:color w:val="000000"/>
        </w:rPr>
        <w:t xml:space="preserve"> Austauschverzeichnis ab</w:t>
      </w:r>
      <w:r w:rsidR="00B82331">
        <w:rPr>
          <w:color w:val="000000"/>
        </w:rPr>
        <w:t>.</w:t>
      </w:r>
    </w:p>
    <w:p w:rsidR="00B82331" w:rsidRPr="009050B9" w:rsidRDefault="00B82331" w:rsidP="00D46B5D">
      <w:pPr>
        <w:numPr>
          <w:ilvl w:val="0"/>
          <w:numId w:val="29"/>
        </w:numPr>
        <w:rPr>
          <w:color w:val="000000"/>
        </w:rPr>
      </w:pPr>
      <w:r>
        <w:rPr>
          <w:color w:val="000000"/>
        </w:rPr>
        <w:t>Die Übernahme der Statusänderungen erfolgt durch den zyklischen automatisierten Scan des Übergabeverzeichnisses durch de</w:t>
      </w:r>
      <w:r w:rsidR="00BA0C0C">
        <w:rPr>
          <w:color w:val="000000"/>
        </w:rPr>
        <w:t>n</w:t>
      </w:r>
      <w:r>
        <w:rPr>
          <w:color w:val="000000"/>
        </w:rPr>
        <w:t xml:space="preserve"> UTI</w:t>
      </w:r>
      <w:r w:rsidR="00BA0C0C">
        <w:rPr>
          <w:color w:val="000000"/>
        </w:rPr>
        <w:t>.</w:t>
      </w:r>
    </w:p>
    <w:p w:rsidR="00D46B5D" w:rsidRDefault="00CB51F5" w:rsidP="00D46B5D">
      <w:pPr>
        <w:numPr>
          <w:ilvl w:val="0"/>
          <w:numId w:val="29"/>
        </w:numPr>
        <w:rPr>
          <w:color w:val="000000"/>
        </w:rPr>
      </w:pPr>
      <w:r w:rsidRPr="009050B9">
        <w:rPr>
          <w:color w:val="000000"/>
        </w:rPr>
        <w:t xml:space="preserve">novaKANDIS </w:t>
      </w:r>
      <w:r w:rsidR="00BA0C0C">
        <w:rPr>
          <w:color w:val="000000"/>
        </w:rPr>
        <w:t xml:space="preserve">empfängt </w:t>
      </w:r>
      <w:r w:rsidR="00D04A33" w:rsidRPr="009050B9">
        <w:rPr>
          <w:color w:val="000000"/>
        </w:rPr>
        <w:t xml:space="preserve"> über den UT Integrator</w:t>
      </w:r>
      <w:r w:rsidRPr="009050B9">
        <w:rPr>
          <w:color w:val="000000"/>
        </w:rPr>
        <w:t xml:space="preserve"> die ggf. vorliegenden Status-Meldungen/Änderungs-Meldungen aus</w:t>
      </w:r>
      <w:r w:rsidR="004117D9" w:rsidRPr="009050B9">
        <w:rPr>
          <w:color w:val="000000"/>
        </w:rPr>
        <w:t xml:space="preserve"> einer von </w:t>
      </w:r>
      <w:r w:rsidRPr="009050B9">
        <w:rPr>
          <w:color w:val="000000"/>
        </w:rPr>
        <w:t xml:space="preserve"> IPS</w:t>
      </w:r>
      <w:r w:rsidR="004117D9" w:rsidRPr="009050B9">
        <w:rPr>
          <w:color w:val="000000"/>
        </w:rPr>
        <w:t xml:space="preserve"> bereitgestellten csv-Datei</w:t>
      </w:r>
      <w:r w:rsidR="00F4629B" w:rsidRPr="009050B9">
        <w:rPr>
          <w:color w:val="000000"/>
        </w:rPr>
        <w:t xml:space="preserve"> und speichert die Änderungen in der festgelegten SDE-Version</w:t>
      </w:r>
    </w:p>
    <w:p w:rsidR="00BA0C0C" w:rsidRDefault="00BA0C0C" w:rsidP="00D46B5D">
      <w:pPr>
        <w:numPr>
          <w:ilvl w:val="0"/>
          <w:numId w:val="29"/>
        </w:numPr>
        <w:rPr>
          <w:color w:val="000000"/>
        </w:rPr>
      </w:pPr>
      <w:r>
        <w:rPr>
          <w:color w:val="000000"/>
        </w:rPr>
        <w:t>Nach Verarbeitung der CSV</w:t>
      </w:r>
      <w:r w:rsidR="0072046E">
        <w:rPr>
          <w:color w:val="000000"/>
        </w:rPr>
        <w:t>-</w:t>
      </w:r>
      <w:r>
        <w:rPr>
          <w:color w:val="000000"/>
        </w:rPr>
        <w:t>Datei wird diese vom UT Integrator gelöscht oder wenn von hWB gewünscht, in ein weiteres abgesprochenes Verzeichnis archiviert.</w:t>
      </w:r>
    </w:p>
    <w:p w:rsidR="00BA0C0C" w:rsidRPr="00BA0C0C" w:rsidRDefault="00BA0C0C" w:rsidP="00BA0C0C">
      <w:pPr>
        <w:numPr>
          <w:ilvl w:val="0"/>
          <w:numId w:val="29"/>
        </w:numPr>
        <w:rPr>
          <w:color w:val="000000"/>
        </w:rPr>
      </w:pPr>
      <w:r w:rsidRPr="00BA0C0C">
        <w:rPr>
          <w:color w:val="000000"/>
        </w:rPr>
        <w:t xml:space="preserve">Die  Punkte 10 bis 12 erfolgen im Rahmen </w:t>
      </w:r>
      <w:r>
        <w:rPr>
          <w:color w:val="000000"/>
        </w:rPr>
        <w:t xml:space="preserve">eines vom UTI kontrollierten </w:t>
      </w:r>
      <w:r w:rsidRPr="00BA0C0C">
        <w:rPr>
          <w:color w:val="000000"/>
        </w:rPr>
        <w:t xml:space="preserve">automatisierten Cron-Jobs. </w:t>
      </w:r>
    </w:p>
    <w:p w:rsidR="00D46B5D" w:rsidRDefault="0072046E" w:rsidP="00D46B5D">
      <w:pPr>
        <w:rPr>
          <w:color w:val="000000"/>
        </w:rPr>
      </w:pPr>
      <w:r>
        <w:rPr>
          <w:color w:val="000000"/>
        </w:rPr>
        <w:t>Der Umfang der über die CSV-Datei-Schnittstellen ausgetauschten Daten ist dem Kapitel 4.3 „Struktur der CSV-Dateien“ zu entnehmen.</w:t>
      </w:r>
    </w:p>
    <w:p w:rsidR="000123BC" w:rsidDel="007C6F9D" w:rsidRDefault="000123BC" w:rsidP="00D46B5D">
      <w:pPr>
        <w:rPr>
          <w:del w:id="96" w:author="msat" w:date="2013-03-11T09:04:00Z"/>
          <w:color w:val="000000"/>
        </w:rPr>
      </w:pPr>
      <w:r>
        <w:rPr>
          <w:color w:val="000000"/>
        </w:rPr>
        <w:t xml:space="preserve">Auf der </w:t>
      </w:r>
      <w:del w:id="97" w:author="msat" w:date="2013-03-11T09:03:00Z">
        <w:r w:rsidDel="007C6F9D">
          <w:rPr>
            <w:color w:val="000000"/>
          </w:rPr>
          <w:delText>Seite von</w:delText>
        </w:r>
      </w:del>
      <w:r>
        <w:rPr>
          <w:color w:val="000000"/>
        </w:rPr>
        <w:t xml:space="preserve"> novaKANDIS</w:t>
      </w:r>
      <w:ins w:id="98" w:author="msat" w:date="2013-03-11T09:03:00Z">
        <w:r w:rsidR="007C6F9D">
          <w:rPr>
            <w:color w:val="000000"/>
          </w:rPr>
          <w:t xml:space="preserve">-Seite </w:t>
        </w:r>
      </w:ins>
      <w:r>
        <w:rPr>
          <w:color w:val="000000"/>
        </w:rPr>
        <w:t xml:space="preserve"> wird sichergestellt, dass das Versenden eines  Sanierungsauftrags in Richtung IPS über den UT Integrator nur einmalig stattfinden kann. </w:t>
      </w:r>
      <w:ins w:id="99" w:author="msat" w:date="2013-03-11T09:04:00Z">
        <w:r w:rsidR="007C6F9D">
          <w:rPr>
            <w:color w:val="000000"/>
          </w:rPr>
          <w:t xml:space="preserve">Im Folgenden wird ausgeschlossen, dass </w:t>
        </w:r>
      </w:ins>
    </w:p>
    <w:p w:rsidR="000123BC" w:rsidRDefault="000123BC" w:rsidP="00D46B5D">
      <w:pPr>
        <w:rPr>
          <w:color w:val="000000"/>
        </w:rPr>
      </w:pPr>
      <w:commentRangeStart w:id="100"/>
      <w:del w:id="101" w:author="msat" w:date="2013-03-11T09:04:00Z">
        <w:r w:rsidDel="007C6F9D">
          <w:rPr>
            <w:color w:val="000000"/>
          </w:rPr>
          <w:delText>Des Weiteren wird ausgeschlossen, dass da</w:delText>
        </w:r>
      </w:del>
      <w:ins w:id="102" w:author="msat" w:date="2013-03-11T09:04:00Z">
        <w:r w:rsidR="007C6F9D">
          <w:rPr>
            <w:color w:val="000000"/>
          </w:rPr>
          <w:t xml:space="preserve">ein </w:t>
        </w:r>
      </w:ins>
      <w:del w:id="103" w:author="msat" w:date="2013-03-11T09:04:00Z">
        <w:r w:rsidDel="007C6F9D">
          <w:rPr>
            <w:color w:val="000000"/>
          </w:rPr>
          <w:delText xml:space="preserve">s </w:delText>
        </w:r>
      </w:del>
      <w:r w:rsidR="0079273C">
        <w:rPr>
          <w:color w:val="000000"/>
        </w:rPr>
        <w:t>nachträgliche</w:t>
      </w:r>
      <w:ins w:id="104" w:author="msat" w:date="2013-03-11T09:04:00Z">
        <w:r w:rsidR="007C6F9D">
          <w:rPr>
            <w:color w:val="000000"/>
          </w:rPr>
          <w:t>s</w:t>
        </w:r>
      </w:ins>
      <w:r w:rsidR="0079273C">
        <w:rPr>
          <w:color w:val="000000"/>
        </w:rPr>
        <w:t xml:space="preserve"> </w:t>
      </w:r>
      <w:r>
        <w:rPr>
          <w:color w:val="000000"/>
        </w:rPr>
        <w:t xml:space="preserve">Löschen oder Verändern von Sanierungsaufträgen oder die </w:t>
      </w:r>
      <w:r w:rsidR="0079273C">
        <w:rPr>
          <w:color w:val="000000"/>
        </w:rPr>
        <w:t xml:space="preserve">nachträgliche </w:t>
      </w:r>
      <w:r>
        <w:rPr>
          <w:color w:val="000000"/>
        </w:rPr>
        <w:t xml:space="preserve">Veränderung von Sanierungsabschnitten </w:t>
      </w:r>
      <w:ins w:id="105" w:author="msat" w:date="2013-03-11T09:04:00Z">
        <w:r w:rsidR="007C6F9D">
          <w:rPr>
            <w:color w:val="000000"/>
          </w:rPr>
          <w:t>Aus</w:t>
        </w:r>
      </w:ins>
      <w:ins w:id="106" w:author="msat" w:date="2013-03-11T09:05:00Z">
        <w:r w:rsidR="007C6F9D">
          <w:rPr>
            <w:color w:val="000000"/>
          </w:rPr>
          <w:t>w</w:t>
        </w:r>
      </w:ins>
      <w:ins w:id="107" w:author="msat" w:date="2013-03-11T09:04:00Z">
        <w:r w:rsidR="007C6F9D">
          <w:rPr>
            <w:color w:val="000000"/>
          </w:rPr>
          <w:t xml:space="preserve">irkungen </w:t>
        </w:r>
      </w:ins>
      <w:del w:id="108" w:author="msat" w:date="2013-03-11T09:05:00Z">
        <w:r w:rsidR="00706A44" w:rsidDel="007C6F9D">
          <w:rPr>
            <w:color w:val="000000"/>
          </w:rPr>
          <w:delText>nach einem Versenden in Richtung IPS Auswirkungen</w:delText>
        </w:r>
      </w:del>
      <w:r w:rsidR="00706A44">
        <w:rPr>
          <w:color w:val="000000"/>
        </w:rPr>
        <w:t xml:space="preserve"> </w:t>
      </w:r>
      <w:r>
        <w:rPr>
          <w:color w:val="000000"/>
        </w:rPr>
        <w:t xml:space="preserve">auf die IPS-Kopplung haben </w:t>
      </w:r>
      <w:ins w:id="109" w:author="msat" w:date="2013-03-11T09:05:00Z">
        <w:r w:rsidR="007C6F9D">
          <w:rPr>
            <w:color w:val="000000"/>
          </w:rPr>
          <w:t>wird</w:t>
        </w:r>
      </w:ins>
      <w:del w:id="110" w:author="msat" w:date="2013-03-11T09:05:00Z">
        <w:r w:rsidDel="007C6F9D">
          <w:rPr>
            <w:color w:val="000000"/>
          </w:rPr>
          <w:delText>werden</w:delText>
        </w:r>
      </w:del>
      <w:r>
        <w:rPr>
          <w:color w:val="000000"/>
        </w:rPr>
        <w:t>.</w:t>
      </w:r>
      <w:ins w:id="111" w:author="msat" w:date="2013-03-11T09:06:00Z">
        <w:r w:rsidR="007C6F9D">
          <w:rPr>
            <w:color w:val="000000"/>
          </w:rPr>
          <w:t xml:space="preserve"> Dieses Kopplungsverhalten entspricht dem, das in der SAP-Kopplung ebenfalls vorhanden ist.</w:t>
        </w:r>
      </w:ins>
      <w:r>
        <w:rPr>
          <w:color w:val="000000"/>
        </w:rPr>
        <w:t xml:space="preserve"> </w:t>
      </w:r>
      <w:commentRangeEnd w:id="100"/>
      <w:r w:rsidR="00EC58DD">
        <w:rPr>
          <w:rStyle w:val="Kommentarzeichen"/>
        </w:rPr>
        <w:commentReference w:id="100"/>
      </w:r>
    </w:p>
    <w:p w:rsidR="000D55BB" w:rsidRDefault="000D55BB" w:rsidP="00D46B5D">
      <w:pPr>
        <w:rPr>
          <w:color w:val="000000"/>
        </w:rPr>
      </w:pPr>
    </w:p>
    <w:p w:rsidR="001159AF" w:rsidRDefault="00FD3CE5">
      <w:pPr>
        <w:pStyle w:val="berschrift3"/>
        <w:pPrChange w:id="112" w:author="msat" w:date="2013-03-11T08:50:00Z">
          <w:pPr/>
        </w:pPrChange>
      </w:pPr>
      <w:ins w:id="113" w:author="msat" w:date="2013-03-11T08:50:00Z">
        <w:r>
          <w:t>Umgang mit auftretenden Fehlern in der Schnittstellenkopplung</w:t>
        </w:r>
      </w:ins>
    </w:p>
    <w:p w:rsidR="000D55BB" w:rsidRDefault="00FD3CE5" w:rsidP="00D46B5D">
      <w:pPr>
        <w:rPr>
          <w:color w:val="000000"/>
        </w:rPr>
      </w:pPr>
      <w:ins w:id="114" w:author="msat" w:date="2013-03-11T08:52:00Z">
        <w:r>
          <w:rPr>
            <w:color w:val="000000"/>
          </w:rPr>
          <w:t xml:space="preserve">Bei auftretenden Fehlern wird es in novaKANDIS eine ausführliche Protokollierung geben, die es dem </w:t>
        </w:r>
      </w:ins>
      <w:ins w:id="115" w:author="msat" w:date="2013-03-11T08:53:00Z">
        <w:r>
          <w:rPr>
            <w:color w:val="000000"/>
          </w:rPr>
          <w:t xml:space="preserve">versierten </w:t>
        </w:r>
      </w:ins>
      <w:ins w:id="116" w:author="msat" w:date="2013-03-11T08:52:00Z">
        <w:r>
          <w:rPr>
            <w:color w:val="000000"/>
          </w:rPr>
          <w:t xml:space="preserve">Anwender </w:t>
        </w:r>
      </w:ins>
      <w:ins w:id="117" w:author="msat" w:date="2013-03-11T08:53:00Z">
        <w:r>
          <w:rPr>
            <w:color w:val="000000"/>
          </w:rPr>
          <w:t>gestattet, den Fehler nachzuvollziehen und ggf. entsprechende Maßnahmen zur Behebung zu ergreifen</w:t>
        </w:r>
      </w:ins>
      <w:ins w:id="118" w:author="msat" w:date="2013-03-11T08:54:00Z">
        <w:r>
          <w:rPr>
            <w:color w:val="000000"/>
          </w:rPr>
          <w:t>.</w:t>
        </w:r>
      </w:ins>
      <w:ins w:id="119" w:author="msat" w:date="2013-03-11T08:51:00Z">
        <w:r>
          <w:rPr>
            <w:color w:val="000000"/>
          </w:rPr>
          <w:t xml:space="preserve"> </w:t>
        </w:r>
      </w:ins>
    </w:p>
    <w:p w:rsidR="003C02BA" w:rsidRDefault="003C02BA" w:rsidP="003C02BA">
      <w:pPr>
        <w:pStyle w:val="berschrift3"/>
        <w:rPr>
          <w:lang w:val="en-US"/>
        </w:rPr>
      </w:pPr>
      <w:bookmarkStart w:id="120" w:name="_Toc350753896"/>
      <w:r>
        <w:rPr>
          <w:lang w:val="en-US"/>
        </w:rPr>
        <w:t>Datenmodell</w:t>
      </w:r>
      <w:bookmarkEnd w:id="120"/>
    </w:p>
    <w:p w:rsidR="00D04A33" w:rsidRDefault="006350BE" w:rsidP="00D04A33">
      <w:pPr>
        <w:rPr>
          <w:rFonts w:cs="Arial"/>
          <w:color w:val="000000"/>
        </w:rPr>
      </w:pPr>
      <w:r>
        <w:rPr>
          <w:rFonts w:cs="Arial"/>
          <w:color w:val="000000"/>
        </w:rPr>
        <w:t xml:space="preserve">In Folge der Integration von novaKANDIS und IPS ergibt sich </w:t>
      </w:r>
      <w:r w:rsidR="00D04A33" w:rsidRPr="00BD151E">
        <w:rPr>
          <w:rFonts w:cs="Arial"/>
          <w:color w:val="000000"/>
        </w:rPr>
        <w:t>folgende</w:t>
      </w:r>
      <w:r>
        <w:rPr>
          <w:rFonts w:cs="Arial"/>
          <w:color w:val="000000"/>
        </w:rPr>
        <w:t xml:space="preserve">s übergreifendes </w:t>
      </w:r>
      <w:r w:rsidR="00D04A33" w:rsidRPr="00BD151E">
        <w:rPr>
          <w:rFonts w:cs="Arial"/>
          <w:color w:val="000000"/>
        </w:rPr>
        <w:t xml:space="preserve"> Datenmodell:</w:t>
      </w:r>
    </w:p>
    <w:p w:rsidR="00EA2FD6" w:rsidRPr="00BD151E" w:rsidRDefault="007335E8" w:rsidP="00D04A33">
      <w:pPr>
        <w:rPr>
          <w:rFonts w:cs="Arial"/>
          <w:color w:val="000000"/>
        </w:rPr>
      </w:pPr>
      <w:r>
        <w:rPr>
          <w:rFonts w:cs="Arial"/>
          <w:noProof/>
          <w:color w:val="000000"/>
        </w:rPr>
        <w:lastRenderedPageBreak/>
        <w:drawing>
          <wp:inline distT="0" distB="0" distL="0" distR="0">
            <wp:extent cx="5934075" cy="3752850"/>
            <wp:effectExtent l="19050" t="19050" r="28575" b="19050"/>
            <wp:docPr id="5" name="Bild 5" descr="HWB_InKass_Schnittstelle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B_InKass_Schnittstellendefinition"/>
                    <pic:cNvPicPr>
                      <a:picLocks noChangeAspect="1" noChangeArrowheads="1"/>
                    </pic:cNvPicPr>
                  </pic:nvPicPr>
                  <pic:blipFill>
                    <a:blip r:embed="rId18" cstate="print"/>
                    <a:srcRect/>
                    <a:stretch>
                      <a:fillRect/>
                    </a:stretch>
                  </pic:blipFill>
                  <pic:spPr bwMode="auto">
                    <a:xfrm>
                      <a:off x="0" y="0"/>
                      <a:ext cx="5934075" cy="3752850"/>
                    </a:xfrm>
                    <a:prstGeom prst="rect">
                      <a:avLst/>
                    </a:prstGeom>
                    <a:noFill/>
                    <a:ln w="6350" cmpd="sng">
                      <a:solidFill>
                        <a:srgbClr val="000000"/>
                      </a:solidFill>
                      <a:miter lim="800000"/>
                      <a:headEnd/>
                      <a:tailEnd/>
                    </a:ln>
                    <a:effectLst/>
                  </pic:spPr>
                </pic:pic>
              </a:graphicData>
            </a:graphic>
          </wp:inline>
        </w:drawing>
      </w:r>
    </w:p>
    <w:p w:rsidR="003A767F" w:rsidRPr="00D00C4B" w:rsidRDefault="00D00C4B" w:rsidP="00CB51F5">
      <w:pPr>
        <w:rPr>
          <w:b/>
          <w:i/>
          <w:color w:val="000000"/>
          <w:sz w:val="20"/>
        </w:rPr>
      </w:pPr>
      <w:r w:rsidRPr="00D00C4B">
        <w:rPr>
          <w:b/>
          <w:i/>
          <w:sz w:val="20"/>
        </w:rPr>
        <w:t>Abbildung</w:t>
      </w:r>
      <w:r w:rsidR="006350BE" w:rsidRPr="00D00C4B">
        <w:rPr>
          <w:b/>
          <w:i/>
          <w:color w:val="000000"/>
          <w:sz w:val="20"/>
        </w:rPr>
        <w:t>: Übergreifendes Datenmodell novaKANDIS und IPS</w:t>
      </w:r>
    </w:p>
    <w:p w:rsidR="006350BE" w:rsidRDefault="006350BE" w:rsidP="00CB51F5">
      <w:pPr>
        <w:rPr>
          <w:color w:val="000000"/>
        </w:rPr>
      </w:pPr>
    </w:p>
    <w:p w:rsidR="009665E4" w:rsidRDefault="006350BE" w:rsidP="00CB51F5">
      <w:pPr>
        <w:rPr>
          <w:color w:val="000000"/>
        </w:rPr>
      </w:pPr>
      <w:r>
        <w:rPr>
          <w:color w:val="000000"/>
        </w:rPr>
        <w:t xml:space="preserve">Das </w:t>
      </w:r>
      <w:r w:rsidR="0071792B">
        <w:rPr>
          <w:color w:val="000000"/>
        </w:rPr>
        <w:t xml:space="preserve">Mapping </w:t>
      </w:r>
      <w:r>
        <w:rPr>
          <w:color w:val="000000"/>
        </w:rPr>
        <w:t xml:space="preserve">der Daten zwischen novaKANDIS und IPS wird wie </w:t>
      </w:r>
      <w:r w:rsidR="0056014E">
        <w:rPr>
          <w:color w:val="000000"/>
        </w:rPr>
        <w:t>in den folgenden Ober</w:t>
      </w:r>
      <w:r w:rsidR="00AE3C6E">
        <w:rPr>
          <w:color w:val="000000"/>
        </w:rPr>
        <w:t>flächen dargestellt und nummeri</w:t>
      </w:r>
      <w:r w:rsidR="0056014E">
        <w:rPr>
          <w:color w:val="000000"/>
        </w:rPr>
        <w:t xml:space="preserve">ert </w:t>
      </w:r>
      <w:r>
        <w:rPr>
          <w:color w:val="000000"/>
        </w:rPr>
        <w:t>festgelegt</w:t>
      </w:r>
      <w:r w:rsidR="0056014E">
        <w:rPr>
          <w:color w:val="000000"/>
        </w:rPr>
        <w:t xml:space="preserve">. Die jeweiligen </w:t>
      </w:r>
      <w:del w:id="121" w:author="msat" w:date="2013-03-11T09:07:00Z">
        <w:r w:rsidR="0056014E" w:rsidDel="00D42215">
          <w:rPr>
            <w:color w:val="000000"/>
          </w:rPr>
          <w:delText>Nummer</w:delText>
        </w:r>
      </w:del>
      <w:ins w:id="122" w:author="msat" w:date="2013-03-11T09:07:00Z">
        <w:r w:rsidR="00D42215">
          <w:rPr>
            <w:color w:val="000000"/>
          </w:rPr>
          <w:t>Nummern</w:t>
        </w:r>
      </w:ins>
      <w:r w:rsidR="0056014E">
        <w:rPr>
          <w:color w:val="000000"/>
        </w:rPr>
        <w:t xml:space="preserve"> korrespondieren dabei. </w:t>
      </w:r>
    </w:p>
    <w:p w:rsidR="00D04A33" w:rsidRDefault="00143D5E" w:rsidP="00CB51F5">
      <w:pPr>
        <w:rPr>
          <w:b/>
          <w:color w:val="FF0000"/>
        </w:rPr>
      </w:pPr>
      <w:commentRangeStart w:id="123"/>
      <w:r>
        <w:rPr>
          <w:b/>
          <w:noProof/>
          <w:color w:val="FF0000"/>
        </w:rPr>
        <w:drawing>
          <wp:inline distT="0" distB="0" distL="0" distR="0">
            <wp:extent cx="5734050" cy="3838575"/>
            <wp:effectExtent l="19050" t="0" r="0" b="0"/>
            <wp:docPr id="1" name="Grafik 0" descr="novaKAN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KANDIS.jpg"/>
                    <pic:cNvPicPr/>
                  </pic:nvPicPr>
                  <pic:blipFill>
                    <a:blip r:embed="rId19" cstate="print"/>
                    <a:stretch>
                      <a:fillRect/>
                    </a:stretch>
                  </pic:blipFill>
                  <pic:spPr>
                    <a:xfrm>
                      <a:off x="0" y="0"/>
                      <a:ext cx="5734050" cy="3838575"/>
                    </a:xfrm>
                    <a:prstGeom prst="rect">
                      <a:avLst/>
                    </a:prstGeom>
                  </pic:spPr>
                </pic:pic>
              </a:graphicData>
            </a:graphic>
          </wp:inline>
        </w:drawing>
      </w:r>
      <w:commentRangeEnd w:id="123"/>
      <w:r>
        <w:rPr>
          <w:rStyle w:val="Kommentarzeichen"/>
        </w:rPr>
        <w:commentReference w:id="123"/>
      </w:r>
    </w:p>
    <w:p w:rsidR="00D04A33" w:rsidRPr="00D00C4B" w:rsidRDefault="00D00C4B" w:rsidP="00CB51F5">
      <w:pPr>
        <w:rPr>
          <w:b/>
          <w:i/>
          <w:color w:val="000000"/>
          <w:sz w:val="20"/>
        </w:rPr>
      </w:pPr>
      <w:commentRangeStart w:id="124"/>
      <w:r w:rsidRPr="00D00C4B">
        <w:rPr>
          <w:b/>
          <w:i/>
          <w:sz w:val="20"/>
        </w:rPr>
        <w:lastRenderedPageBreak/>
        <w:t>Abbildung</w:t>
      </w:r>
      <w:r w:rsidR="006350BE" w:rsidRPr="00D00C4B">
        <w:rPr>
          <w:b/>
          <w:i/>
          <w:color w:val="000000"/>
          <w:sz w:val="20"/>
        </w:rPr>
        <w:t>: kopplungsrelevante Attribute in novaKANDIS (1)</w:t>
      </w:r>
      <w:r w:rsidR="00F91181">
        <w:rPr>
          <w:b/>
          <w:i/>
          <w:color w:val="000000"/>
          <w:sz w:val="20"/>
        </w:rPr>
        <w:t xml:space="preserve"> </w:t>
      </w:r>
      <w:commentRangeEnd w:id="124"/>
      <w:r w:rsidR="00325B98">
        <w:rPr>
          <w:rStyle w:val="Kommentarzeichen"/>
        </w:rPr>
        <w:commentReference w:id="124"/>
      </w:r>
      <w:r w:rsidR="00F91181" w:rsidRPr="00F91181">
        <w:rPr>
          <w:b/>
          <w:i/>
          <w:color w:val="000000"/>
          <w:sz w:val="20"/>
          <w:highlight w:val="yellow"/>
        </w:rPr>
        <w:t xml:space="preserve">ACHTUNG Lfd(4)=&gt; </w:t>
      </w:r>
      <w:r w:rsidR="002220AD">
        <w:rPr>
          <w:b/>
          <w:i/>
          <w:color w:val="000000"/>
          <w:sz w:val="20"/>
          <w:highlight w:val="yellow"/>
        </w:rPr>
        <w:t>muss Feld „</w:t>
      </w:r>
      <w:r w:rsidR="00F91181" w:rsidRPr="00F91181">
        <w:rPr>
          <w:b/>
          <w:i/>
          <w:color w:val="000000"/>
          <w:sz w:val="20"/>
          <w:highlight w:val="yellow"/>
        </w:rPr>
        <w:t>Fälligkeit</w:t>
      </w:r>
      <w:r w:rsidR="002220AD">
        <w:rPr>
          <w:b/>
          <w:i/>
          <w:color w:val="000000"/>
          <w:sz w:val="20"/>
          <w:highlight w:val="yellow"/>
        </w:rPr>
        <w:t>“ sein</w:t>
      </w:r>
      <w:r w:rsidR="00F91181" w:rsidRPr="00BE43BF">
        <w:rPr>
          <w:b/>
          <w:i/>
          <w:color w:val="000000"/>
          <w:sz w:val="20"/>
          <w:highlight w:val="yellow"/>
        </w:rPr>
        <w:t>!!!</w:t>
      </w:r>
      <w:r w:rsidR="00BE43BF" w:rsidRPr="00BE43BF">
        <w:rPr>
          <w:b/>
          <w:i/>
          <w:color w:val="000000"/>
          <w:sz w:val="20"/>
          <w:highlight w:val="yellow"/>
        </w:rPr>
        <w:t xml:space="preserve"> Daten liegen nicht im Auftrag, sondern in Sanierungsteilgebiet!!</w:t>
      </w:r>
    </w:p>
    <w:p w:rsidR="00D04A33" w:rsidRDefault="00D04A33" w:rsidP="00CB51F5">
      <w:pPr>
        <w:rPr>
          <w:b/>
          <w:color w:val="FF0000"/>
        </w:rPr>
      </w:pPr>
    </w:p>
    <w:p w:rsidR="00D04A33" w:rsidRDefault="0072046E" w:rsidP="00CB51F5">
      <w:pPr>
        <w:rPr>
          <w:b/>
          <w:color w:val="FF0000"/>
        </w:rPr>
      </w:pPr>
      <w:r>
        <w:rPr>
          <w:b/>
          <w:noProof/>
          <w:color w:val="FF0000"/>
        </w:rPr>
        <w:drawing>
          <wp:anchor distT="0" distB="0" distL="114300" distR="114300" simplePos="0" relativeHeight="251658240" behindDoc="0" locked="0" layoutInCell="1" allowOverlap="1">
            <wp:simplePos x="0" y="0"/>
            <wp:positionH relativeFrom="column">
              <wp:align>left</wp:align>
            </wp:positionH>
            <wp:positionV relativeFrom="paragraph">
              <wp:posOffset>350520</wp:posOffset>
            </wp:positionV>
            <wp:extent cx="3435350" cy="3058795"/>
            <wp:effectExtent l="19050" t="0" r="0" b="0"/>
            <wp:wrapSquare wrapText="bothSides"/>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35350" cy="3058795"/>
                    </a:xfrm>
                    <a:prstGeom prst="rect">
                      <a:avLst/>
                    </a:prstGeom>
                    <a:noFill/>
                    <a:ln w="9525">
                      <a:noFill/>
                      <a:miter lim="800000"/>
                      <a:headEnd/>
                      <a:tailEnd/>
                    </a:ln>
                  </pic:spPr>
                </pic:pic>
              </a:graphicData>
            </a:graphic>
          </wp:anchor>
        </w:drawing>
      </w:r>
      <w:r w:rsidR="000D55BB">
        <w:rPr>
          <w:b/>
          <w:color w:val="FF0000"/>
        </w:rPr>
        <w:br w:type="textWrapping" w:clear="all"/>
      </w:r>
    </w:p>
    <w:p w:rsidR="0072046E" w:rsidRDefault="0072046E" w:rsidP="006350BE">
      <w:pPr>
        <w:rPr>
          <w:b/>
          <w:i/>
          <w:sz w:val="20"/>
        </w:rPr>
      </w:pPr>
    </w:p>
    <w:p w:rsidR="0072046E" w:rsidRDefault="0072046E"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novaKANDIS (2)</w:t>
      </w:r>
    </w:p>
    <w:p w:rsidR="006350BE" w:rsidRDefault="006350BE" w:rsidP="00CB51F5">
      <w:pPr>
        <w:rPr>
          <w:b/>
          <w:color w:val="FF0000"/>
        </w:rPr>
      </w:pPr>
    </w:p>
    <w:p w:rsidR="006350BE" w:rsidRDefault="006350BE" w:rsidP="00CB51F5">
      <w:pPr>
        <w:rPr>
          <w:b/>
          <w:color w:val="FF0000"/>
        </w:rPr>
      </w:pPr>
    </w:p>
    <w:p w:rsidR="00D04A33" w:rsidRDefault="0066145F" w:rsidP="00CB51F5">
      <w:pPr>
        <w:rPr>
          <w:b/>
          <w:color w:val="FF0000"/>
        </w:rPr>
      </w:pPr>
      <w:r>
        <w:rPr>
          <w:b/>
          <w:noProof/>
          <w:color w:val="FF0000"/>
        </w:rPr>
        <w:drawing>
          <wp:inline distT="0" distB="0" distL="0" distR="0">
            <wp:extent cx="5934075" cy="2466975"/>
            <wp:effectExtent l="19050" t="0" r="952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IPS (1)</w:t>
      </w:r>
    </w:p>
    <w:p w:rsidR="00D04A33" w:rsidRDefault="00D04A33" w:rsidP="00CB51F5">
      <w:pPr>
        <w:rPr>
          <w:b/>
          <w:color w:val="FF0000"/>
        </w:rPr>
      </w:pPr>
    </w:p>
    <w:p w:rsidR="0056014E" w:rsidRDefault="0066145F" w:rsidP="00CB51F5">
      <w:pPr>
        <w:rPr>
          <w:b/>
          <w:color w:val="FF0000"/>
        </w:rPr>
      </w:pPr>
      <w:r>
        <w:rPr>
          <w:b/>
          <w:noProof/>
          <w:color w:val="FF0000"/>
        </w:rPr>
        <w:drawing>
          <wp:inline distT="0" distB="0" distL="0" distR="0">
            <wp:extent cx="5934075" cy="990600"/>
            <wp:effectExtent l="1905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56014E" w:rsidRDefault="00D00C4B" w:rsidP="00CB51F5">
      <w:pPr>
        <w:rPr>
          <w:b/>
          <w:i/>
          <w:color w:val="000000"/>
          <w:sz w:val="20"/>
        </w:rPr>
      </w:pPr>
      <w:r w:rsidRPr="00D00C4B">
        <w:rPr>
          <w:b/>
          <w:i/>
          <w:sz w:val="20"/>
        </w:rPr>
        <w:t>Abbildung</w:t>
      </w:r>
      <w:r w:rsidR="0056014E" w:rsidRPr="00D00C4B">
        <w:rPr>
          <w:b/>
          <w:i/>
          <w:color w:val="000000"/>
          <w:sz w:val="20"/>
        </w:rPr>
        <w:t>: kopplungsrelevante Attribute in IPS (2)</w:t>
      </w:r>
    </w:p>
    <w:p w:rsidR="006737B2" w:rsidRDefault="006737B2" w:rsidP="00CB51F5">
      <w:pPr>
        <w:rPr>
          <w:b/>
          <w:i/>
          <w:color w:val="000000"/>
          <w:sz w:val="20"/>
        </w:rPr>
      </w:pPr>
    </w:p>
    <w:p w:rsidR="006737B2" w:rsidRPr="00D00C4B" w:rsidRDefault="006737B2" w:rsidP="00CB51F5">
      <w:pPr>
        <w:rPr>
          <w:b/>
          <w:i/>
          <w:color w:val="FF0000"/>
        </w:rPr>
      </w:pPr>
    </w:p>
    <w:p w:rsidR="006737B2" w:rsidRDefault="006737B2" w:rsidP="006737B2">
      <w:pPr>
        <w:rPr>
          <w:color w:val="000000"/>
        </w:rPr>
      </w:pPr>
      <w:r>
        <w:rPr>
          <w:color w:val="000000"/>
        </w:rPr>
        <w:t xml:space="preserve">Die Inhalte des Attribut Nr. 2 sind zwischen IPS und novaKANDIS zu mappen. </w:t>
      </w:r>
    </w:p>
    <w:p w:rsidR="006737B2" w:rsidRDefault="006737B2" w:rsidP="006737B2">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3"/>
        <w:gridCol w:w="2373"/>
        <w:gridCol w:w="2374"/>
        <w:gridCol w:w="2374"/>
      </w:tblGrid>
      <w:tr w:rsidR="006737B2" w:rsidRPr="006737B2" w:rsidTr="00817D4E">
        <w:tc>
          <w:tcPr>
            <w:tcW w:w="4746" w:type="dxa"/>
            <w:gridSpan w:val="2"/>
            <w:shd w:val="clear" w:color="auto" w:fill="C6D9F1" w:themeFill="text2" w:themeFillTint="33"/>
          </w:tcPr>
          <w:p w:rsidR="006737B2" w:rsidRPr="006737B2" w:rsidRDefault="006737B2" w:rsidP="00817D4E">
            <w:pPr>
              <w:rPr>
                <w:b/>
                <w:color w:val="000000"/>
              </w:rPr>
            </w:pPr>
            <w:r w:rsidRPr="006737B2">
              <w:rPr>
                <w:b/>
                <w:color w:val="000000"/>
              </w:rPr>
              <w:t xml:space="preserve">novaKANDIS </w:t>
            </w:r>
            <w:r w:rsidR="00936B10">
              <w:rPr>
                <w:b/>
                <w:color w:val="000000"/>
              </w:rPr>
              <w:t xml:space="preserve">– Priorität </w:t>
            </w:r>
            <w:r w:rsidRPr="006737B2">
              <w:rPr>
                <w:b/>
                <w:color w:val="000000"/>
              </w:rPr>
              <w:t>(nkoPrioritaet)</w:t>
            </w:r>
          </w:p>
        </w:tc>
        <w:tc>
          <w:tcPr>
            <w:tcW w:w="4748" w:type="dxa"/>
            <w:gridSpan w:val="2"/>
            <w:shd w:val="clear" w:color="auto" w:fill="C6D9F1" w:themeFill="text2" w:themeFillTint="33"/>
          </w:tcPr>
          <w:p w:rsidR="006737B2" w:rsidRPr="006737B2" w:rsidRDefault="006737B2" w:rsidP="00936B10">
            <w:pPr>
              <w:rPr>
                <w:b/>
                <w:color w:val="000000"/>
              </w:rPr>
            </w:pPr>
            <w:r w:rsidRPr="006737B2">
              <w:rPr>
                <w:b/>
                <w:color w:val="000000"/>
              </w:rPr>
              <w:t>IPS</w:t>
            </w:r>
            <w:r w:rsidR="00936B10">
              <w:rPr>
                <w:b/>
                <w:color w:val="000000"/>
              </w:rPr>
              <w:t xml:space="preserve"> – Dringlichkeit</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Wert</w:t>
            </w:r>
          </w:p>
        </w:tc>
        <w:tc>
          <w:tcPr>
            <w:tcW w:w="2373" w:type="dxa"/>
            <w:shd w:val="clear" w:color="auto" w:fill="auto"/>
          </w:tcPr>
          <w:p w:rsidR="006737B2" w:rsidRPr="006C26A1" w:rsidRDefault="006737B2" w:rsidP="00817D4E">
            <w:pPr>
              <w:rPr>
                <w:color w:val="000000"/>
              </w:rPr>
            </w:pPr>
            <w:r w:rsidRPr="006C26A1">
              <w:rPr>
                <w:color w:val="000000"/>
              </w:rPr>
              <w:t>Schlüssel (legkey)</w:t>
            </w:r>
          </w:p>
        </w:tc>
        <w:tc>
          <w:tcPr>
            <w:tcW w:w="2374" w:type="dxa"/>
            <w:shd w:val="clear" w:color="auto" w:fill="auto"/>
          </w:tcPr>
          <w:p w:rsidR="006737B2" w:rsidRPr="006C26A1" w:rsidRDefault="006737B2" w:rsidP="00817D4E">
            <w:pPr>
              <w:rPr>
                <w:color w:val="000000"/>
              </w:rPr>
            </w:pPr>
            <w:r w:rsidRPr="006C26A1">
              <w:rPr>
                <w:color w:val="000000"/>
              </w:rPr>
              <w:t>Wert</w:t>
            </w:r>
          </w:p>
        </w:tc>
        <w:tc>
          <w:tcPr>
            <w:tcW w:w="2374" w:type="dxa"/>
            <w:shd w:val="clear" w:color="auto" w:fill="auto"/>
          </w:tcPr>
          <w:p w:rsidR="006737B2" w:rsidRPr="006C26A1" w:rsidRDefault="006737B2" w:rsidP="00817D4E">
            <w:pPr>
              <w:rPr>
                <w:color w:val="000000"/>
              </w:rPr>
            </w:pPr>
            <w:r w:rsidRPr="006C26A1">
              <w:rPr>
                <w:color w:val="000000"/>
              </w:rPr>
              <w:t>Schlüssel</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10 Jahresfrist</w:t>
            </w:r>
          </w:p>
        </w:tc>
        <w:tc>
          <w:tcPr>
            <w:tcW w:w="2373" w:type="dxa"/>
            <w:shd w:val="clear" w:color="auto" w:fill="auto"/>
          </w:tcPr>
          <w:p w:rsidR="006737B2" w:rsidRPr="006C26A1" w:rsidRDefault="00ED0713" w:rsidP="00817D4E">
            <w:pPr>
              <w:rPr>
                <w:color w:val="000000"/>
              </w:rPr>
            </w:pPr>
            <w:r>
              <w:rPr>
                <w:color w:val="000000"/>
              </w:rPr>
              <w:t>0</w:t>
            </w:r>
          </w:p>
        </w:tc>
        <w:tc>
          <w:tcPr>
            <w:tcW w:w="2374" w:type="dxa"/>
            <w:shd w:val="clear" w:color="auto" w:fill="auto"/>
          </w:tcPr>
          <w:p w:rsidR="006737B2" w:rsidRPr="006C26A1" w:rsidRDefault="006737B2" w:rsidP="00817D4E">
            <w:pPr>
              <w:rPr>
                <w:color w:val="000000"/>
              </w:rPr>
            </w:pPr>
            <w:r w:rsidRPr="006C26A1">
              <w:rPr>
                <w:color w:val="000000"/>
              </w:rPr>
              <w:t>10 Jahresfirst</w:t>
            </w:r>
          </w:p>
        </w:tc>
        <w:tc>
          <w:tcPr>
            <w:tcW w:w="2374" w:type="dxa"/>
            <w:shd w:val="clear" w:color="auto" w:fill="auto"/>
          </w:tcPr>
          <w:p w:rsidR="006737B2" w:rsidRPr="006C26A1" w:rsidRDefault="006737B2" w:rsidP="00817D4E">
            <w:pPr>
              <w:rPr>
                <w:color w:val="000000"/>
              </w:rPr>
            </w:pPr>
            <w:r w:rsidRPr="006C26A1">
              <w:rPr>
                <w:color w:val="000000"/>
              </w:rPr>
              <w:t>633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5 Jahresfrist</w:t>
            </w:r>
          </w:p>
        </w:tc>
        <w:tc>
          <w:tcPr>
            <w:tcW w:w="2373" w:type="dxa"/>
            <w:shd w:val="clear" w:color="auto" w:fill="auto"/>
          </w:tcPr>
          <w:p w:rsidR="006737B2" w:rsidRPr="006C26A1" w:rsidRDefault="00ED0713" w:rsidP="00817D4E">
            <w:pPr>
              <w:rPr>
                <w:color w:val="000000"/>
              </w:rPr>
            </w:pPr>
            <w:r>
              <w:rPr>
                <w:color w:val="000000"/>
              </w:rPr>
              <w:t>1</w:t>
            </w:r>
          </w:p>
        </w:tc>
        <w:tc>
          <w:tcPr>
            <w:tcW w:w="2374" w:type="dxa"/>
            <w:shd w:val="clear" w:color="auto" w:fill="auto"/>
          </w:tcPr>
          <w:p w:rsidR="006737B2" w:rsidRPr="006C26A1" w:rsidRDefault="006737B2" w:rsidP="00817D4E">
            <w:pPr>
              <w:rPr>
                <w:color w:val="000000"/>
              </w:rPr>
            </w:pPr>
            <w:r w:rsidRPr="006C26A1">
              <w:rPr>
                <w:color w:val="000000"/>
              </w:rPr>
              <w:t>5 Jahresfrist</w:t>
            </w:r>
          </w:p>
        </w:tc>
        <w:tc>
          <w:tcPr>
            <w:tcW w:w="2374" w:type="dxa"/>
            <w:shd w:val="clear" w:color="auto" w:fill="auto"/>
          </w:tcPr>
          <w:p w:rsidR="006737B2" w:rsidRPr="006C26A1" w:rsidRDefault="006737B2" w:rsidP="00817D4E">
            <w:pPr>
              <w:rPr>
                <w:color w:val="000000"/>
              </w:rPr>
            </w:pPr>
            <w:r w:rsidRPr="006C26A1">
              <w:rPr>
                <w:color w:val="000000"/>
              </w:rPr>
              <w:t>632</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Umsetzung nur mit Straßenbau</w:t>
            </w:r>
          </w:p>
        </w:tc>
        <w:tc>
          <w:tcPr>
            <w:tcW w:w="2373" w:type="dxa"/>
            <w:shd w:val="clear" w:color="auto" w:fill="auto"/>
          </w:tcPr>
          <w:p w:rsidR="006737B2" w:rsidRPr="006C26A1" w:rsidRDefault="00ED0713" w:rsidP="00817D4E">
            <w:pPr>
              <w:rPr>
                <w:color w:val="000000"/>
              </w:rPr>
            </w:pPr>
            <w:r>
              <w:rPr>
                <w:color w:val="000000"/>
              </w:rPr>
              <w:t>2</w:t>
            </w:r>
          </w:p>
        </w:tc>
        <w:tc>
          <w:tcPr>
            <w:tcW w:w="2374" w:type="dxa"/>
            <w:shd w:val="clear" w:color="auto" w:fill="auto"/>
          </w:tcPr>
          <w:p w:rsidR="006737B2" w:rsidRPr="006C26A1" w:rsidRDefault="006737B2" w:rsidP="00817D4E">
            <w:pPr>
              <w:rPr>
                <w:color w:val="000000"/>
              </w:rPr>
            </w:pPr>
            <w:r w:rsidRPr="006C26A1">
              <w:rPr>
                <w:color w:val="000000"/>
              </w:rPr>
              <w:t>Umsetzung nur mit Straßenbau</w:t>
            </w:r>
          </w:p>
        </w:tc>
        <w:tc>
          <w:tcPr>
            <w:tcW w:w="2374" w:type="dxa"/>
            <w:shd w:val="clear" w:color="auto" w:fill="auto"/>
          </w:tcPr>
          <w:p w:rsidR="006737B2" w:rsidRPr="006C26A1" w:rsidRDefault="006737B2" w:rsidP="00817D4E">
            <w:pPr>
              <w:rPr>
                <w:color w:val="000000"/>
              </w:rPr>
            </w:pPr>
            <w:r w:rsidRPr="006C26A1">
              <w:rPr>
                <w:color w:val="000000"/>
              </w:rPr>
              <w:t>658</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sofort (Gefahr in Verzug)</w:t>
            </w:r>
          </w:p>
        </w:tc>
        <w:tc>
          <w:tcPr>
            <w:tcW w:w="2373" w:type="dxa"/>
            <w:shd w:val="clear" w:color="auto" w:fill="auto"/>
          </w:tcPr>
          <w:p w:rsidR="006737B2" w:rsidRPr="006C26A1" w:rsidRDefault="00ED0713" w:rsidP="00817D4E">
            <w:pPr>
              <w:rPr>
                <w:color w:val="000000"/>
              </w:rPr>
            </w:pPr>
            <w:r>
              <w:rPr>
                <w:color w:val="000000"/>
              </w:rPr>
              <w:t>3</w:t>
            </w:r>
          </w:p>
        </w:tc>
        <w:tc>
          <w:tcPr>
            <w:tcW w:w="2374" w:type="dxa"/>
            <w:shd w:val="clear" w:color="auto" w:fill="auto"/>
          </w:tcPr>
          <w:p w:rsidR="006737B2" w:rsidRPr="006C26A1" w:rsidRDefault="006737B2" w:rsidP="00817D4E">
            <w:pPr>
              <w:rPr>
                <w:color w:val="000000"/>
              </w:rPr>
            </w:pPr>
            <w:r w:rsidRPr="006C26A1">
              <w:rPr>
                <w:color w:val="000000"/>
              </w:rPr>
              <w:t>sofort (Gefahr in Verzug)</w:t>
            </w:r>
          </w:p>
        </w:tc>
        <w:tc>
          <w:tcPr>
            <w:tcW w:w="2374" w:type="dxa"/>
            <w:shd w:val="clear" w:color="auto" w:fill="auto"/>
          </w:tcPr>
          <w:p w:rsidR="006737B2" w:rsidRPr="006C26A1" w:rsidRDefault="006737B2" w:rsidP="00817D4E">
            <w:pPr>
              <w:rPr>
                <w:color w:val="000000"/>
              </w:rPr>
            </w:pPr>
            <w:r w:rsidRPr="006C26A1">
              <w:rPr>
                <w:color w:val="000000"/>
              </w:rPr>
              <w:t>629</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Verschoben</w:t>
            </w:r>
          </w:p>
        </w:tc>
        <w:tc>
          <w:tcPr>
            <w:tcW w:w="2373" w:type="dxa"/>
            <w:shd w:val="clear" w:color="auto" w:fill="auto"/>
          </w:tcPr>
          <w:p w:rsidR="006737B2" w:rsidRPr="006C26A1" w:rsidRDefault="00ED0713" w:rsidP="00817D4E">
            <w:pPr>
              <w:rPr>
                <w:color w:val="000000"/>
              </w:rPr>
            </w:pPr>
            <w:r>
              <w:rPr>
                <w:color w:val="000000"/>
              </w:rPr>
              <w:t>4</w:t>
            </w:r>
          </w:p>
        </w:tc>
        <w:tc>
          <w:tcPr>
            <w:tcW w:w="2374" w:type="dxa"/>
            <w:shd w:val="clear" w:color="auto" w:fill="auto"/>
          </w:tcPr>
          <w:p w:rsidR="006737B2" w:rsidRPr="006C26A1" w:rsidRDefault="006737B2" w:rsidP="00817D4E">
            <w:pPr>
              <w:rPr>
                <w:color w:val="000000"/>
              </w:rPr>
            </w:pPr>
            <w:r w:rsidRPr="006C26A1">
              <w:rPr>
                <w:color w:val="000000"/>
              </w:rPr>
              <w:t>Verschoben</w:t>
            </w:r>
          </w:p>
        </w:tc>
        <w:tc>
          <w:tcPr>
            <w:tcW w:w="2374" w:type="dxa"/>
            <w:shd w:val="clear" w:color="auto" w:fill="auto"/>
          </w:tcPr>
          <w:p w:rsidR="006737B2" w:rsidRPr="006C26A1" w:rsidRDefault="006737B2" w:rsidP="00817D4E">
            <w:pPr>
              <w:rPr>
                <w:color w:val="000000"/>
              </w:rPr>
            </w:pPr>
            <w:r w:rsidRPr="006C26A1">
              <w:rPr>
                <w:color w:val="000000"/>
              </w:rPr>
              <w:t>653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Vorrangige Abwicklung</w:t>
            </w:r>
          </w:p>
        </w:tc>
        <w:tc>
          <w:tcPr>
            <w:tcW w:w="2373" w:type="dxa"/>
            <w:shd w:val="clear" w:color="auto" w:fill="auto"/>
          </w:tcPr>
          <w:p w:rsidR="006737B2" w:rsidRPr="006C26A1" w:rsidRDefault="00ED0713" w:rsidP="00817D4E">
            <w:pPr>
              <w:rPr>
                <w:color w:val="000000"/>
              </w:rPr>
            </w:pPr>
            <w:r>
              <w:rPr>
                <w:color w:val="000000"/>
              </w:rPr>
              <w:t>5</w:t>
            </w:r>
          </w:p>
        </w:tc>
        <w:tc>
          <w:tcPr>
            <w:tcW w:w="2374" w:type="dxa"/>
            <w:shd w:val="clear" w:color="auto" w:fill="auto"/>
          </w:tcPr>
          <w:p w:rsidR="006737B2" w:rsidRPr="006C26A1" w:rsidRDefault="006737B2" w:rsidP="00817D4E">
            <w:pPr>
              <w:rPr>
                <w:color w:val="000000"/>
              </w:rPr>
            </w:pPr>
            <w:r w:rsidRPr="006C26A1">
              <w:rPr>
                <w:color w:val="000000"/>
              </w:rPr>
              <w:t>Vorrangige Abwicklung</w:t>
            </w:r>
          </w:p>
        </w:tc>
        <w:tc>
          <w:tcPr>
            <w:tcW w:w="2374" w:type="dxa"/>
            <w:shd w:val="clear" w:color="auto" w:fill="auto"/>
          </w:tcPr>
          <w:p w:rsidR="006737B2" w:rsidRPr="006C26A1" w:rsidRDefault="006737B2" w:rsidP="00817D4E">
            <w:pPr>
              <w:rPr>
                <w:color w:val="000000"/>
              </w:rPr>
            </w:pPr>
            <w:r w:rsidRPr="006C26A1">
              <w:rPr>
                <w:color w:val="000000"/>
              </w:rPr>
              <w:t>631</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Ohne Priorität</w:t>
            </w:r>
          </w:p>
        </w:tc>
        <w:tc>
          <w:tcPr>
            <w:tcW w:w="2373" w:type="dxa"/>
            <w:shd w:val="clear" w:color="auto" w:fill="auto"/>
          </w:tcPr>
          <w:p w:rsidR="006737B2" w:rsidRPr="006C26A1" w:rsidRDefault="00ED0713" w:rsidP="00817D4E">
            <w:pPr>
              <w:rPr>
                <w:color w:val="000000"/>
              </w:rPr>
            </w:pPr>
            <w:r>
              <w:rPr>
                <w:color w:val="000000"/>
              </w:rPr>
              <w:t>6</w:t>
            </w:r>
          </w:p>
        </w:tc>
        <w:tc>
          <w:tcPr>
            <w:tcW w:w="2374" w:type="dxa"/>
            <w:shd w:val="clear" w:color="auto" w:fill="auto"/>
          </w:tcPr>
          <w:p w:rsidR="006737B2" w:rsidRPr="006C26A1" w:rsidRDefault="006737B2" w:rsidP="00817D4E">
            <w:pPr>
              <w:rPr>
                <w:color w:val="000000"/>
              </w:rPr>
            </w:pPr>
            <w:r w:rsidRPr="006C26A1">
              <w:rPr>
                <w:color w:val="000000"/>
              </w:rPr>
              <w:t>Ohne Priorität</w:t>
            </w:r>
          </w:p>
        </w:tc>
        <w:tc>
          <w:tcPr>
            <w:tcW w:w="2374" w:type="dxa"/>
            <w:shd w:val="clear" w:color="auto" w:fill="auto"/>
          </w:tcPr>
          <w:p w:rsidR="006737B2" w:rsidRPr="006C26A1" w:rsidRDefault="006737B2" w:rsidP="00817D4E">
            <w:pPr>
              <w:rPr>
                <w:color w:val="000000"/>
              </w:rPr>
            </w:pPr>
            <w:r w:rsidRPr="006C26A1">
              <w:rPr>
                <w:color w:val="000000"/>
              </w:rPr>
              <w:t>660</w:t>
            </w:r>
          </w:p>
        </w:tc>
      </w:tr>
    </w:tbl>
    <w:p w:rsidR="006737B2" w:rsidRPr="007335E8" w:rsidRDefault="006737B2" w:rsidP="006737B2">
      <w:pPr>
        <w:rPr>
          <w:b/>
          <w:i/>
          <w:color w:val="000000" w:themeColor="text1"/>
          <w:sz w:val="20"/>
        </w:rPr>
      </w:pPr>
      <w:r>
        <w:rPr>
          <w:b/>
          <w:i/>
          <w:color w:val="000000" w:themeColor="text1"/>
          <w:sz w:val="20"/>
        </w:rPr>
        <w:t xml:space="preserve">Abbildung: </w:t>
      </w:r>
      <w:r w:rsidRPr="007335E8">
        <w:rPr>
          <w:b/>
          <w:i/>
          <w:color w:val="000000" w:themeColor="text1"/>
          <w:sz w:val="20"/>
        </w:rPr>
        <w:t>Vorbelegung für Priorität in novaKANDIS  - IPS für Dringlichkeit:</w:t>
      </w:r>
    </w:p>
    <w:p w:rsidR="006737B2" w:rsidRDefault="006737B2" w:rsidP="006737B2">
      <w:pPr>
        <w:rPr>
          <w:color w:val="000000"/>
        </w:rPr>
      </w:pPr>
    </w:p>
    <w:p w:rsidR="006737B2" w:rsidRDefault="006737B2" w:rsidP="006737B2">
      <w:pPr>
        <w:rPr>
          <w:color w:val="000000"/>
        </w:rPr>
      </w:pPr>
    </w:p>
    <w:p w:rsidR="006737B2" w:rsidRDefault="006737B2" w:rsidP="006737B2">
      <w:pPr>
        <w:rPr>
          <w:color w:val="000000"/>
        </w:rPr>
      </w:pPr>
    </w:p>
    <w:p w:rsidR="006737B2" w:rsidRDefault="006737B2" w:rsidP="006737B2">
      <w:pPr>
        <w:rPr>
          <w:color w:val="000000"/>
        </w:rPr>
      </w:pPr>
      <w:r>
        <w:rPr>
          <w:color w:val="000000"/>
        </w:rPr>
        <w:t>Die Attribute Nr. 5 und Nr. 6 sind mit von HW vorzugebenden Defaultwerten vorzubelegen.</w:t>
      </w:r>
    </w:p>
    <w:tbl>
      <w:tblPr>
        <w:tblStyle w:val="Tabellengitternetz"/>
        <w:tblW w:w="0" w:type="auto"/>
        <w:tblLook w:val="04A0"/>
      </w:tblPr>
      <w:tblGrid>
        <w:gridCol w:w="4747"/>
        <w:gridCol w:w="4747"/>
      </w:tblGrid>
      <w:tr w:rsidR="006737B2" w:rsidRPr="006737B2" w:rsidTr="00817D4E">
        <w:tc>
          <w:tcPr>
            <w:tcW w:w="4747" w:type="dxa"/>
            <w:shd w:val="clear" w:color="auto" w:fill="C6D9F1" w:themeFill="text2" w:themeFillTint="33"/>
          </w:tcPr>
          <w:p w:rsidR="006737B2" w:rsidRPr="006737B2" w:rsidRDefault="006737B2" w:rsidP="00817D4E">
            <w:pPr>
              <w:rPr>
                <w:b/>
                <w:color w:val="000000"/>
              </w:rPr>
            </w:pPr>
            <w:r w:rsidRPr="006737B2">
              <w:rPr>
                <w:b/>
                <w:color w:val="000000"/>
              </w:rPr>
              <w:t>Attribut</w:t>
            </w:r>
          </w:p>
        </w:tc>
        <w:tc>
          <w:tcPr>
            <w:tcW w:w="4747" w:type="dxa"/>
            <w:shd w:val="clear" w:color="auto" w:fill="C6D9F1" w:themeFill="text2" w:themeFillTint="33"/>
          </w:tcPr>
          <w:p w:rsidR="006737B2" w:rsidRPr="006737B2" w:rsidRDefault="006737B2" w:rsidP="00817D4E">
            <w:pPr>
              <w:rPr>
                <w:b/>
                <w:color w:val="000000"/>
              </w:rPr>
            </w:pPr>
            <w:r w:rsidRPr="006737B2">
              <w:rPr>
                <w:b/>
                <w:color w:val="000000"/>
              </w:rPr>
              <w:t>Defaultwert</w:t>
            </w:r>
          </w:p>
        </w:tc>
      </w:tr>
      <w:tr w:rsidR="006737B2" w:rsidTr="00817D4E">
        <w:tc>
          <w:tcPr>
            <w:tcW w:w="4747" w:type="dxa"/>
          </w:tcPr>
          <w:p w:rsidR="006737B2" w:rsidRDefault="006737B2" w:rsidP="00817D4E">
            <w:pPr>
              <w:rPr>
                <w:color w:val="000000"/>
              </w:rPr>
            </w:pPr>
            <w:r>
              <w:rPr>
                <w:color w:val="000000"/>
              </w:rPr>
              <w:t>ProStat.weil</w:t>
            </w:r>
          </w:p>
        </w:tc>
        <w:tc>
          <w:tcPr>
            <w:tcW w:w="4747" w:type="dxa"/>
          </w:tcPr>
          <w:p w:rsidR="006737B2" w:rsidRDefault="006737B2" w:rsidP="00817D4E">
            <w:pPr>
              <w:rPr>
                <w:color w:val="000000"/>
              </w:rPr>
            </w:pPr>
            <w:r>
              <w:rPr>
                <w:color w:val="000000"/>
              </w:rPr>
              <w:t>Zugestimmt</w:t>
            </w:r>
          </w:p>
        </w:tc>
      </w:tr>
      <w:tr w:rsidR="006737B2" w:rsidTr="00817D4E">
        <w:tc>
          <w:tcPr>
            <w:tcW w:w="4747" w:type="dxa"/>
          </w:tcPr>
          <w:p w:rsidR="006737B2" w:rsidRDefault="006737B2" w:rsidP="00817D4E">
            <w:pPr>
              <w:rPr>
                <w:color w:val="000000"/>
              </w:rPr>
            </w:pPr>
            <w:r>
              <w:rPr>
                <w:color w:val="000000"/>
              </w:rPr>
              <w:t>Bedarfsträger</w:t>
            </w:r>
          </w:p>
        </w:tc>
        <w:tc>
          <w:tcPr>
            <w:tcW w:w="4747" w:type="dxa"/>
          </w:tcPr>
          <w:p w:rsidR="006737B2" w:rsidRDefault="006737B2" w:rsidP="00817D4E">
            <w:pPr>
              <w:rPr>
                <w:color w:val="000000"/>
              </w:rPr>
            </w:pPr>
            <w:r>
              <w:rPr>
                <w:color w:val="000000"/>
              </w:rPr>
              <w:t>N21 Kanalsanierung</w:t>
            </w:r>
          </w:p>
        </w:tc>
      </w:tr>
    </w:tbl>
    <w:p w:rsidR="006737B2" w:rsidRDefault="006737B2" w:rsidP="006737B2">
      <w:pPr>
        <w:rPr>
          <w:color w:val="000000"/>
        </w:rPr>
      </w:pPr>
    </w:p>
    <w:p w:rsidR="000D55BB" w:rsidRDefault="000D55BB" w:rsidP="00CB51F5">
      <w:pPr>
        <w:rPr>
          <w:color w:val="000000"/>
        </w:rPr>
      </w:pPr>
    </w:p>
    <w:p w:rsidR="0056014E" w:rsidRDefault="0056014E" w:rsidP="0056014E">
      <w:pPr>
        <w:pStyle w:val="berschrift3"/>
        <w:rPr>
          <w:lang w:val="en-US"/>
        </w:rPr>
      </w:pPr>
      <w:bookmarkStart w:id="125" w:name="_Toc350753897"/>
      <w:r>
        <w:rPr>
          <w:lang w:val="en-US"/>
        </w:rPr>
        <w:t>Struktur der CSV-Datei</w:t>
      </w:r>
      <w:r w:rsidR="00EA2FD6">
        <w:rPr>
          <w:lang w:val="en-US"/>
        </w:rPr>
        <w:t>en</w:t>
      </w:r>
      <w:bookmarkEnd w:id="125"/>
    </w:p>
    <w:p w:rsidR="0056014E" w:rsidRDefault="00EA2FD6" w:rsidP="00CB51F5">
      <w:pPr>
        <w:rPr>
          <w:color w:val="000000"/>
        </w:rPr>
      </w:pPr>
      <w:r>
        <w:rPr>
          <w:color w:val="000000"/>
        </w:rPr>
        <w:t>4.3.1</w:t>
      </w:r>
      <w:r>
        <w:rPr>
          <w:color w:val="000000"/>
        </w:rPr>
        <w:tab/>
        <w:t>Struktur der CSV-Export-Datei</w:t>
      </w:r>
    </w:p>
    <w:p w:rsidR="00EA2FD6" w:rsidRDefault="00EA2FD6" w:rsidP="00CB51F5">
      <w:pPr>
        <w:rPr>
          <w:color w:val="000000"/>
        </w:rPr>
      </w:pPr>
      <w:r>
        <w:rPr>
          <w:color w:val="000000"/>
        </w:rPr>
        <w:t xml:space="preserve">Die folgende Abbildung zeigt die Felder, die innerhalb eines Datensatzes der CSV-Datei durch Semikolon getrennt vorhanden sind: Hierbei bezieht sich die Nummerierung der Variablen 3-8 auf die Nummerierung der Screenshots aus Kapitel 4.2. </w:t>
      </w:r>
      <w:commentRangeStart w:id="126"/>
      <w:r>
        <w:rPr>
          <w:color w:val="000000"/>
        </w:rPr>
        <w:t>Für jeden Sanierungsabschnitt wird eine neue Zeile</w:t>
      </w:r>
      <w:del w:id="127" w:author="gk" w:date="2013-03-12T12:29:00Z">
        <w:r w:rsidDel="00663482">
          <w:rPr>
            <w:color w:val="000000"/>
          </w:rPr>
          <w:delText>/</w:delText>
        </w:r>
      </w:del>
      <w:ins w:id="128" w:author="gk" w:date="2013-03-12T12:29:00Z">
        <w:r w:rsidR="00663482">
          <w:rPr>
            <w:color w:val="000000"/>
          </w:rPr>
          <w:t xml:space="preserve"> in der </w:t>
        </w:r>
      </w:ins>
      <w:r>
        <w:rPr>
          <w:color w:val="000000"/>
        </w:rPr>
        <w:t>Datei erzeugt.</w:t>
      </w:r>
      <w:commentRangeEnd w:id="126"/>
      <w:r w:rsidR="00704326">
        <w:rPr>
          <w:rStyle w:val="Kommentarzeichen"/>
        </w:rPr>
        <w:commentReference w:id="126"/>
      </w:r>
      <w:r>
        <w:rPr>
          <w:color w:val="000000"/>
        </w:rPr>
        <w:t xml:space="preserve"> </w:t>
      </w:r>
      <w:ins w:id="129" w:author="gk" w:date="2013-03-12T12:31:00Z">
        <w:r w:rsidR="00663482">
          <w:rPr>
            <w:color w:val="000000"/>
          </w:rPr>
          <w:t xml:space="preserve">EXP_ID stellt eine durchlaufende, eindeutige ID dar, auf die </w:t>
        </w:r>
      </w:ins>
      <w:ins w:id="130" w:author="gk" w:date="2013-03-12T12:32:00Z">
        <w:r w:rsidR="00663482">
          <w:rPr>
            <w:color w:val="000000"/>
          </w:rPr>
          <w:t xml:space="preserve">ggf. </w:t>
        </w:r>
      </w:ins>
      <w:ins w:id="131" w:author="gk" w:date="2013-03-12T12:31:00Z">
        <w:r w:rsidR="00663482">
          <w:rPr>
            <w:color w:val="000000"/>
          </w:rPr>
          <w:t>Bezug genommen werden kann.</w:t>
        </w:r>
      </w:ins>
      <w:ins w:id="132" w:author="gk" w:date="2013-03-12T12:33:00Z">
        <w:r w:rsidR="00663482">
          <w:rPr>
            <w:color w:val="000000"/>
          </w:rPr>
          <w:t xml:space="preserve"> Das Feld EXP_SAA_ID dient nur der Orientierung im Fehlerfall.</w:t>
        </w:r>
      </w:ins>
      <w:ins w:id="133" w:author="gk" w:date="2013-03-12T12:34:00Z">
        <w:r w:rsidR="00663482">
          <w:rPr>
            <w:color w:val="000000"/>
          </w:rPr>
          <w:t xml:space="preserve"> Das Feld </w:t>
        </w:r>
        <w:proofErr w:type="spellStart"/>
        <w:r w:rsidR="00663482">
          <w:rPr>
            <w:color w:val="000000"/>
          </w:rPr>
          <w:t>EXP_Standkorr</w:t>
        </w:r>
        <w:proofErr w:type="spellEnd"/>
        <w:r w:rsidR="00663482">
          <w:rPr>
            <w:color w:val="000000"/>
          </w:rPr>
          <w:t xml:space="preserve"> enthält den Zeitstempel der CSV-Erzeugung.</w:t>
        </w:r>
      </w:ins>
    </w:p>
    <w:p w:rsidR="00EA2FD6" w:rsidRDefault="007335E8" w:rsidP="00CB51F5">
      <w:pPr>
        <w:rPr>
          <w:color w:val="000000"/>
        </w:rPr>
      </w:pPr>
      <w:r>
        <w:rPr>
          <w:noProof/>
          <w:color w:val="000000"/>
        </w:rPr>
        <w:lastRenderedPageBreak/>
        <w:drawing>
          <wp:inline distT="0" distB="0" distL="0" distR="0">
            <wp:extent cx="5629275" cy="1905000"/>
            <wp:effectExtent l="1905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629275" cy="1905000"/>
                    </a:xfrm>
                    <a:prstGeom prst="rect">
                      <a:avLst/>
                    </a:prstGeom>
                    <a:noFill/>
                    <a:ln w="9525">
                      <a:noFill/>
                      <a:miter lim="800000"/>
                      <a:headEnd/>
                      <a:tailEnd/>
                    </a:ln>
                  </pic:spPr>
                </pic:pic>
              </a:graphicData>
            </a:graphic>
          </wp:inline>
        </w:drawing>
      </w:r>
    </w:p>
    <w:p w:rsidR="00EA2FD6" w:rsidRDefault="00EA2FD6" w:rsidP="00EA2FD6">
      <w:pPr>
        <w:rPr>
          <w:b/>
          <w:i/>
          <w:color w:val="000000"/>
          <w:sz w:val="20"/>
        </w:rPr>
      </w:pPr>
      <w:r w:rsidRPr="00D00C4B">
        <w:rPr>
          <w:b/>
          <w:i/>
          <w:sz w:val="20"/>
        </w:rPr>
        <w:t>Abbildung</w:t>
      </w:r>
      <w:r w:rsidRPr="00D00C4B">
        <w:rPr>
          <w:b/>
          <w:i/>
          <w:color w:val="000000"/>
          <w:sz w:val="20"/>
        </w:rPr>
        <w:t xml:space="preserve">: </w:t>
      </w:r>
      <w:commentRangeStart w:id="134"/>
      <w:r w:rsidRPr="00882A5F">
        <w:rPr>
          <w:b/>
          <w:i/>
          <w:color w:val="000000"/>
          <w:sz w:val="20"/>
        </w:rPr>
        <w:t>CSV-Schnittstellendatei</w:t>
      </w:r>
      <w:r>
        <w:rPr>
          <w:b/>
          <w:i/>
          <w:color w:val="000000"/>
          <w:sz w:val="20"/>
        </w:rPr>
        <w:t xml:space="preserve"> (Export)</w:t>
      </w:r>
      <w:commentRangeEnd w:id="134"/>
      <w:r w:rsidR="00704326">
        <w:rPr>
          <w:rStyle w:val="Kommentarzeichen"/>
        </w:rPr>
        <w:commentReference w:id="134"/>
      </w:r>
    </w:p>
    <w:p w:rsidR="000D55BB" w:rsidRDefault="000D55BB" w:rsidP="00EA2FD6">
      <w:pPr>
        <w:rPr>
          <w:b/>
          <w:i/>
          <w:color w:val="000000"/>
          <w:sz w:val="20"/>
        </w:rPr>
      </w:pPr>
    </w:p>
    <w:p w:rsidR="000D55BB" w:rsidRPr="00D00C4B" w:rsidRDefault="000D55BB" w:rsidP="00EA2FD6">
      <w:pPr>
        <w:rPr>
          <w:b/>
          <w:i/>
          <w:color w:val="FF0000"/>
        </w:rPr>
      </w:pPr>
    </w:p>
    <w:p w:rsidR="00EA2FD6" w:rsidRDefault="00EA2FD6" w:rsidP="00CB51F5">
      <w:pPr>
        <w:rPr>
          <w:color w:val="000000"/>
        </w:rPr>
      </w:pPr>
      <w:r>
        <w:rPr>
          <w:color w:val="000000"/>
        </w:rPr>
        <w:t>4.3.2</w:t>
      </w:r>
      <w:r>
        <w:rPr>
          <w:color w:val="000000"/>
        </w:rPr>
        <w:tab/>
        <w:t>Struktur der CSV-Import-Dateien</w:t>
      </w:r>
    </w:p>
    <w:p w:rsidR="003A767F" w:rsidRDefault="00D46B5D" w:rsidP="00CB51F5">
      <w:pPr>
        <w:rPr>
          <w:rFonts w:cs="Arial"/>
        </w:rPr>
      </w:pPr>
      <w:r w:rsidRPr="00991841">
        <w:rPr>
          <w:color w:val="000000"/>
        </w:rPr>
        <w:t>Die Struktur der CSV-Schnit</w:t>
      </w:r>
      <w:r>
        <w:rPr>
          <w:color w:val="000000"/>
        </w:rPr>
        <w:t>t</w:t>
      </w:r>
      <w:r w:rsidRPr="00991841">
        <w:rPr>
          <w:color w:val="000000"/>
        </w:rPr>
        <w:t xml:space="preserve">stellendatei wird </w:t>
      </w:r>
      <w:r>
        <w:rPr>
          <w:color w:val="000000"/>
        </w:rPr>
        <w:t xml:space="preserve">entsprechend der folgenden Abbildung </w:t>
      </w:r>
      <w:r w:rsidRPr="00991841">
        <w:rPr>
          <w:color w:val="000000"/>
        </w:rPr>
        <w:t>vorgeschlagen</w:t>
      </w:r>
      <w:r w:rsidR="00EA2FD6">
        <w:rPr>
          <w:color w:val="000000"/>
        </w:rPr>
        <w:t>:</w:t>
      </w:r>
      <w:r w:rsidR="00EA2FD6" w:rsidDel="00EA2FD6">
        <w:rPr>
          <w:color w:val="000000"/>
        </w:rPr>
        <w:t xml:space="preserve"> </w:t>
      </w:r>
      <w:r w:rsidR="009D2BED">
        <w:rPr>
          <w:color w:val="000000"/>
        </w:rPr>
        <w:t>Auch hier wird eine Zeile pro Sanierungsabschnitt erzeugt. Neben der eigentlichen Statusinformation (IMP_Status_IPS) zu dem Sanierungsabschnitt (IMP_SAB_ID) werden zur Erläuterung noch Projektstammdaten mitgegeben, um im Problemfall eine Ori</w:t>
      </w:r>
      <w:r w:rsidR="005F7316">
        <w:rPr>
          <w:color w:val="000000"/>
        </w:rPr>
        <w:t>e</w:t>
      </w:r>
      <w:r w:rsidR="009D2BED">
        <w:rPr>
          <w:color w:val="000000"/>
        </w:rPr>
        <w:t>ntierung zu besitzen.</w:t>
      </w:r>
    </w:p>
    <w:p w:rsidR="00EA2FD6" w:rsidRPr="001229A1" w:rsidRDefault="007335E8" w:rsidP="00CB51F5">
      <w:pPr>
        <w:rPr>
          <w:rFonts w:cs="Arial"/>
        </w:rPr>
      </w:pPr>
      <w:r>
        <w:rPr>
          <w:rFonts w:cs="Arial"/>
          <w:noProof/>
        </w:rPr>
        <w:drawing>
          <wp:inline distT="0" distB="0" distL="0" distR="0">
            <wp:extent cx="5943600" cy="1352550"/>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882A5F" w:rsidRPr="00D00C4B" w:rsidRDefault="00882A5F" w:rsidP="00882A5F">
      <w:pPr>
        <w:rPr>
          <w:b/>
          <w:i/>
          <w:color w:val="FF0000"/>
        </w:rPr>
      </w:pPr>
      <w:r w:rsidRPr="00D00C4B">
        <w:rPr>
          <w:b/>
          <w:i/>
          <w:sz w:val="20"/>
        </w:rPr>
        <w:t>Abbildung</w:t>
      </w:r>
      <w:r w:rsidRPr="00D00C4B">
        <w:rPr>
          <w:b/>
          <w:i/>
          <w:color w:val="000000"/>
          <w:sz w:val="20"/>
        </w:rPr>
        <w:t xml:space="preserve">: </w:t>
      </w:r>
      <w:commentRangeStart w:id="135"/>
      <w:r w:rsidRPr="00882A5F">
        <w:rPr>
          <w:b/>
          <w:i/>
          <w:color w:val="000000"/>
          <w:sz w:val="20"/>
        </w:rPr>
        <w:t>CSV-Schnittstellendatei</w:t>
      </w:r>
      <w:r>
        <w:rPr>
          <w:b/>
          <w:i/>
          <w:color w:val="000000"/>
          <w:sz w:val="20"/>
        </w:rPr>
        <w:t xml:space="preserve"> </w:t>
      </w:r>
      <w:r w:rsidR="00EA2FD6">
        <w:rPr>
          <w:b/>
          <w:i/>
          <w:color w:val="000000"/>
          <w:sz w:val="20"/>
        </w:rPr>
        <w:t>(Import)</w:t>
      </w:r>
      <w:commentRangeEnd w:id="135"/>
      <w:r w:rsidR="0012705D">
        <w:rPr>
          <w:rStyle w:val="Kommentarzeichen"/>
        </w:rPr>
        <w:commentReference w:id="135"/>
      </w:r>
    </w:p>
    <w:p w:rsidR="003A767F" w:rsidRDefault="003A767F" w:rsidP="00CB51F5">
      <w:pPr>
        <w:rPr>
          <w:rFonts w:cs="Arial"/>
        </w:rPr>
      </w:pPr>
    </w:p>
    <w:p w:rsidR="00882A7E" w:rsidRDefault="00882A7E" w:rsidP="00882A7E">
      <w:pPr>
        <w:pStyle w:val="berschrift3"/>
        <w:rPr>
          <w:lang w:val="en-US"/>
        </w:rPr>
      </w:pPr>
      <w:bookmarkStart w:id="136" w:name="_Toc350753898"/>
      <w:r>
        <w:rPr>
          <w:lang w:val="en-US"/>
        </w:rPr>
        <w:t xml:space="preserve">Anpassungen in </w:t>
      </w:r>
      <w:r w:rsidR="00F4629B">
        <w:rPr>
          <w:lang w:val="en-US"/>
        </w:rPr>
        <w:t>novaKANDIS</w:t>
      </w:r>
      <w:bookmarkEnd w:id="136"/>
    </w:p>
    <w:p w:rsidR="00D46B5D" w:rsidRDefault="00D46B5D" w:rsidP="00D46B5D">
      <w:pPr>
        <w:numPr>
          <w:ilvl w:val="0"/>
          <w:numId w:val="32"/>
        </w:numPr>
        <w:tabs>
          <w:tab w:val="clear" w:pos="1134"/>
          <w:tab w:val="num" w:pos="426"/>
        </w:tabs>
        <w:spacing w:after="0"/>
        <w:rPr>
          <w:rFonts w:cs="Arial"/>
          <w:szCs w:val="28"/>
        </w:rPr>
      </w:pPr>
      <w:r>
        <w:rPr>
          <w:rFonts w:cs="Arial"/>
          <w:szCs w:val="28"/>
        </w:rPr>
        <w:t xml:space="preserve">Übertragung von Daten aus folgenden Klassen von novaKANDIS in Richtung IPS: </w:t>
      </w:r>
    </w:p>
    <w:p w:rsidR="00D46B5D" w:rsidRDefault="00D46B5D" w:rsidP="00D46B5D">
      <w:pPr>
        <w:spacing w:after="0"/>
        <w:rPr>
          <w:rFonts w:cs="Arial"/>
          <w:szCs w:val="28"/>
        </w:rPr>
      </w:pPr>
    </w:p>
    <w:p w:rsidR="00D46B5D" w:rsidRDefault="00D46B5D" w:rsidP="00D46B5D">
      <w:pPr>
        <w:numPr>
          <w:ilvl w:val="0"/>
          <w:numId w:val="27"/>
        </w:numPr>
        <w:spacing w:before="0" w:after="0" w:line="276" w:lineRule="auto"/>
        <w:rPr>
          <w:rFonts w:cs="Arial"/>
          <w:szCs w:val="28"/>
        </w:rPr>
      </w:pPr>
      <w:r w:rsidRPr="001C415C">
        <w:rPr>
          <w:rFonts w:cs="Arial"/>
          <w:szCs w:val="28"/>
        </w:rPr>
        <w:t xml:space="preserve">Sanierungsteilgebiet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Priorität des Sanierungsteilgebiets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Plankosten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Fälligkeit des Sanierungsteilgebiets </w:t>
      </w:r>
    </w:p>
    <w:p w:rsidR="00D46B5D" w:rsidRDefault="00D46B5D" w:rsidP="00D46B5D">
      <w:pPr>
        <w:numPr>
          <w:ilvl w:val="0"/>
          <w:numId w:val="27"/>
        </w:numPr>
        <w:spacing w:before="0" w:after="0" w:line="276" w:lineRule="auto"/>
        <w:rPr>
          <w:rFonts w:cs="Arial"/>
          <w:szCs w:val="28"/>
        </w:rPr>
      </w:pPr>
      <w:r>
        <w:rPr>
          <w:rFonts w:cs="Arial"/>
          <w:szCs w:val="28"/>
        </w:rPr>
        <w:t>Stammdateninformation der betroffenen Haltungen (über nkoErgebnis und nkoVariante, varlevel 1)</w:t>
      </w:r>
    </w:p>
    <w:p w:rsidR="00D46B5D" w:rsidRPr="00AF7AD4" w:rsidRDefault="00D46B5D" w:rsidP="00D46B5D">
      <w:pPr>
        <w:numPr>
          <w:ilvl w:val="0"/>
          <w:numId w:val="27"/>
        </w:numPr>
        <w:spacing w:before="0" w:after="0" w:line="276" w:lineRule="auto"/>
        <w:rPr>
          <w:rFonts w:cs="Arial"/>
          <w:szCs w:val="28"/>
        </w:rPr>
      </w:pPr>
      <w:r>
        <w:rPr>
          <w:rFonts w:cs="Arial"/>
          <w:szCs w:val="28"/>
        </w:rPr>
        <w:t>Sanierungsabschnitt SAB (nkoVariante, varlevel 2) und Statusinformationen</w:t>
      </w:r>
    </w:p>
    <w:p w:rsidR="00D46B5D" w:rsidRDefault="00D46B5D" w:rsidP="00D46B5D">
      <w:pPr>
        <w:spacing w:before="0" w:after="0" w:line="276" w:lineRule="auto"/>
        <w:rPr>
          <w:rFonts w:cs="Arial"/>
          <w:szCs w:val="28"/>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Change w:id="137" w:author="msat" w:date="2013-03-11T09:10:00Z">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PrChange>
      </w:tblPr>
      <w:tblGrid>
        <w:gridCol w:w="567"/>
        <w:gridCol w:w="1276"/>
        <w:gridCol w:w="3694"/>
        <w:gridCol w:w="3600"/>
        <w:tblGridChange w:id="138">
          <w:tblGrid>
            <w:gridCol w:w="108"/>
            <w:gridCol w:w="459"/>
            <w:gridCol w:w="108"/>
            <w:gridCol w:w="1168"/>
            <w:gridCol w:w="108"/>
            <w:gridCol w:w="3586"/>
            <w:gridCol w:w="108"/>
            <w:gridCol w:w="3492"/>
            <w:gridCol w:w="108"/>
          </w:tblGrid>
        </w:tblGridChange>
      </w:tblGrid>
      <w:tr w:rsidR="00D46B5D" w:rsidTr="000D5AF4">
        <w:trPr>
          <w:trHeight w:val="192"/>
          <w:trPrChange w:id="139" w:author="msat" w:date="2013-03-11T09:10:00Z">
            <w:trPr>
              <w:gridAfter w:val="0"/>
              <w:trHeight w:val="192"/>
            </w:trPr>
          </w:trPrChange>
        </w:trPr>
        <w:tc>
          <w:tcPr>
            <w:tcW w:w="567" w:type="dxa"/>
            <w:shd w:val="clear" w:color="auto" w:fill="FFFF00"/>
            <w:tcPrChange w:id="140" w:author="msat" w:date="2013-03-11T09:10:00Z">
              <w:tcPr>
                <w:tcW w:w="567" w:type="dxa"/>
                <w:gridSpan w:val="2"/>
              </w:tcPr>
            </w:tcPrChange>
          </w:tcPr>
          <w:p w:rsidR="00D46B5D" w:rsidRPr="000D5AF4" w:rsidRDefault="00640FD6" w:rsidP="00D46B5D">
            <w:pPr>
              <w:numPr>
                <w:ilvl w:val="7"/>
                <w:numId w:val="1"/>
              </w:numPr>
              <w:spacing w:after="0"/>
              <w:outlineLvl w:val="7"/>
              <w:rPr>
                <w:b/>
                <w:sz w:val="16"/>
                <w:szCs w:val="16"/>
                <w:rPrChange w:id="141" w:author="msat" w:date="2013-03-11T09:10:00Z">
                  <w:rPr>
                    <w:i/>
                    <w:iCs/>
                    <w:sz w:val="16"/>
                    <w:szCs w:val="16"/>
                  </w:rPr>
                </w:rPrChange>
              </w:rPr>
            </w:pPr>
            <w:r w:rsidRPr="00640FD6">
              <w:rPr>
                <w:b/>
                <w:sz w:val="16"/>
                <w:szCs w:val="16"/>
                <w:rPrChange w:id="142" w:author="msat" w:date="2013-03-11T09:10:00Z">
                  <w:rPr>
                    <w:sz w:val="16"/>
                    <w:szCs w:val="16"/>
                  </w:rPr>
                </w:rPrChange>
              </w:rPr>
              <w:t>Nr.</w:t>
            </w:r>
          </w:p>
        </w:tc>
        <w:tc>
          <w:tcPr>
            <w:tcW w:w="1276" w:type="dxa"/>
            <w:shd w:val="clear" w:color="auto" w:fill="FFFF00"/>
            <w:tcPrChange w:id="143" w:author="msat" w:date="2013-03-11T09:10:00Z">
              <w:tcPr>
                <w:tcW w:w="1276" w:type="dxa"/>
                <w:gridSpan w:val="2"/>
              </w:tcPr>
            </w:tcPrChange>
          </w:tcPr>
          <w:p w:rsidR="00D46B5D" w:rsidRPr="000D5AF4" w:rsidRDefault="00640FD6" w:rsidP="00D46B5D">
            <w:pPr>
              <w:numPr>
                <w:ilvl w:val="7"/>
                <w:numId w:val="1"/>
              </w:numPr>
              <w:spacing w:after="0"/>
              <w:outlineLvl w:val="7"/>
              <w:rPr>
                <w:b/>
                <w:sz w:val="16"/>
                <w:szCs w:val="16"/>
                <w:rPrChange w:id="144" w:author="msat" w:date="2013-03-11T09:10:00Z">
                  <w:rPr>
                    <w:i/>
                    <w:iCs/>
                    <w:sz w:val="16"/>
                    <w:szCs w:val="16"/>
                  </w:rPr>
                </w:rPrChange>
              </w:rPr>
            </w:pPr>
            <w:r w:rsidRPr="00640FD6">
              <w:rPr>
                <w:b/>
                <w:sz w:val="16"/>
                <w:szCs w:val="16"/>
                <w:rPrChange w:id="145" w:author="msat" w:date="2013-03-11T09:10:00Z">
                  <w:rPr>
                    <w:sz w:val="16"/>
                    <w:szCs w:val="16"/>
                  </w:rPr>
                </w:rPrChange>
              </w:rPr>
              <w:t>Feldname</w:t>
            </w:r>
          </w:p>
        </w:tc>
        <w:tc>
          <w:tcPr>
            <w:tcW w:w="3694" w:type="dxa"/>
            <w:shd w:val="clear" w:color="auto" w:fill="FFFF00"/>
            <w:tcPrChange w:id="146" w:author="msat" w:date="2013-03-11T09:10:00Z">
              <w:tcPr>
                <w:tcW w:w="3694" w:type="dxa"/>
                <w:gridSpan w:val="2"/>
              </w:tcPr>
            </w:tcPrChange>
          </w:tcPr>
          <w:p w:rsidR="00D46B5D" w:rsidRPr="000D5AF4" w:rsidRDefault="00640FD6" w:rsidP="00D46B5D">
            <w:pPr>
              <w:numPr>
                <w:ilvl w:val="7"/>
                <w:numId w:val="1"/>
              </w:numPr>
              <w:spacing w:after="0"/>
              <w:outlineLvl w:val="7"/>
              <w:rPr>
                <w:b/>
                <w:sz w:val="16"/>
                <w:szCs w:val="16"/>
                <w:rPrChange w:id="147" w:author="msat" w:date="2013-03-11T09:10:00Z">
                  <w:rPr>
                    <w:i/>
                    <w:iCs/>
                    <w:sz w:val="16"/>
                    <w:szCs w:val="16"/>
                  </w:rPr>
                </w:rPrChange>
              </w:rPr>
            </w:pPr>
            <w:commentRangeStart w:id="148"/>
            <w:r w:rsidRPr="00640FD6">
              <w:rPr>
                <w:b/>
                <w:sz w:val="16"/>
                <w:szCs w:val="16"/>
                <w:rPrChange w:id="149" w:author="msat" w:date="2013-03-11T09:10:00Z">
                  <w:rPr>
                    <w:sz w:val="16"/>
                    <w:szCs w:val="16"/>
                  </w:rPr>
                </w:rPrChange>
              </w:rPr>
              <w:t>novaKANDIS-Datenbank</w:t>
            </w:r>
          </w:p>
        </w:tc>
        <w:tc>
          <w:tcPr>
            <w:tcW w:w="3600" w:type="dxa"/>
            <w:shd w:val="clear" w:color="auto" w:fill="FFFF00"/>
            <w:tcPrChange w:id="150" w:author="msat" w:date="2013-03-11T09:10:00Z">
              <w:tcPr>
                <w:tcW w:w="3600" w:type="dxa"/>
                <w:gridSpan w:val="2"/>
              </w:tcPr>
            </w:tcPrChange>
          </w:tcPr>
          <w:p w:rsidR="00D46B5D" w:rsidRPr="000D5AF4" w:rsidRDefault="00640FD6" w:rsidP="00D46B5D">
            <w:pPr>
              <w:numPr>
                <w:ilvl w:val="7"/>
                <w:numId w:val="1"/>
              </w:numPr>
              <w:spacing w:after="0"/>
              <w:outlineLvl w:val="7"/>
              <w:rPr>
                <w:b/>
                <w:sz w:val="16"/>
                <w:szCs w:val="16"/>
                <w:rPrChange w:id="151" w:author="msat" w:date="2013-03-11T09:10:00Z">
                  <w:rPr>
                    <w:i/>
                    <w:iCs/>
                    <w:sz w:val="16"/>
                    <w:szCs w:val="16"/>
                  </w:rPr>
                </w:rPrChange>
              </w:rPr>
            </w:pPr>
            <w:r w:rsidRPr="00640FD6">
              <w:rPr>
                <w:b/>
                <w:sz w:val="16"/>
                <w:szCs w:val="16"/>
                <w:rPrChange w:id="152" w:author="msat" w:date="2013-03-11T09:10:00Z">
                  <w:rPr>
                    <w:sz w:val="16"/>
                    <w:szCs w:val="16"/>
                  </w:rPr>
                </w:rPrChange>
              </w:rPr>
              <w:t>IPS-Datenbank</w:t>
            </w:r>
            <w:commentRangeEnd w:id="148"/>
            <w:r w:rsidRPr="00640FD6">
              <w:rPr>
                <w:rStyle w:val="Kommentarzeichen"/>
                <w:b/>
                <w:rPrChange w:id="153" w:author="msat" w:date="2013-03-11T09:10:00Z">
                  <w:rPr>
                    <w:rStyle w:val="Kommentarzeichen"/>
                  </w:rPr>
                </w:rPrChange>
              </w:rPr>
              <w:commentReference w:id="148"/>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1</w:t>
            </w:r>
          </w:p>
        </w:tc>
        <w:tc>
          <w:tcPr>
            <w:tcW w:w="1276" w:type="dxa"/>
          </w:tcPr>
          <w:p w:rsidR="00D46B5D" w:rsidRPr="002A3A37" w:rsidRDefault="00D46B5D" w:rsidP="00D46B5D">
            <w:pPr>
              <w:spacing w:after="0"/>
              <w:rPr>
                <w:sz w:val="16"/>
                <w:szCs w:val="16"/>
              </w:rPr>
            </w:pPr>
            <w:r w:rsidRPr="002A3A37">
              <w:rPr>
                <w:sz w:val="16"/>
                <w:szCs w:val="16"/>
              </w:rPr>
              <w:t>Bezeichnung</w:t>
            </w:r>
          </w:p>
        </w:tc>
        <w:tc>
          <w:tcPr>
            <w:tcW w:w="3694" w:type="dxa"/>
          </w:tcPr>
          <w:p w:rsidR="00D46B5D" w:rsidRDefault="00D46B5D" w:rsidP="00D46B5D">
            <w:pPr>
              <w:spacing w:after="0"/>
              <w:rPr>
                <w:sz w:val="16"/>
                <w:szCs w:val="16"/>
              </w:rPr>
            </w:pPr>
            <w:r w:rsidRPr="00437234">
              <w:rPr>
                <w:sz w:val="16"/>
                <w:szCs w:val="16"/>
              </w:rPr>
              <w:t>nkomassnahme.bezeichnung</w:t>
            </w:r>
            <w:r>
              <w:rPr>
                <w:sz w:val="16"/>
                <w:szCs w:val="16"/>
              </w:rPr>
              <w:t xml:space="preserve"> </w:t>
            </w:r>
            <w:r w:rsidRPr="00437234">
              <w:rPr>
                <w:sz w:val="16"/>
                <w:szCs w:val="16"/>
              </w:rPr>
              <w:tab/>
            </w:r>
            <w:r>
              <w:rPr>
                <w:sz w:val="16"/>
                <w:szCs w:val="16"/>
              </w:rPr>
              <w:br/>
            </w:r>
            <w:r w:rsidRPr="00437234">
              <w:rPr>
                <w:sz w:val="16"/>
                <w:szCs w:val="16"/>
              </w:rPr>
              <w:t>Zeichenfolge (255)</w:t>
            </w:r>
          </w:p>
          <w:p w:rsidR="00D46B5D" w:rsidRPr="00437234" w:rsidRDefault="00D46B5D" w:rsidP="00D46B5D">
            <w:pPr>
              <w:spacing w:after="0"/>
              <w:rPr>
                <w:sz w:val="16"/>
                <w:szCs w:val="16"/>
              </w:rPr>
            </w:pPr>
            <w:r>
              <w:rPr>
                <w:sz w:val="16"/>
                <w:szCs w:val="16"/>
              </w:rPr>
              <w:t>Bedeutung: Sanierungsteilgebiet ist im IPS ein Projekt</w:t>
            </w:r>
          </w:p>
        </w:tc>
        <w:tc>
          <w:tcPr>
            <w:tcW w:w="3600" w:type="dxa"/>
          </w:tcPr>
          <w:p w:rsidR="00D46B5D" w:rsidRPr="00437234" w:rsidRDefault="00D46B5D" w:rsidP="00D46B5D">
            <w:pPr>
              <w:spacing w:after="0"/>
              <w:rPr>
                <w:sz w:val="16"/>
                <w:szCs w:val="16"/>
              </w:rPr>
            </w:pPr>
            <w:r>
              <w:rPr>
                <w:sz w:val="16"/>
                <w:szCs w:val="16"/>
              </w:rPr>
              <w:t>AVO_BEZEICHNUNG</w:t>
            </w:r>
            <w:r w:rsidRPr="00437234">
              <w:rPr>
                <w:sz w:val="16"/>
                <w:szCs w:val="16"/>
              </w:rPr>
              <w:t xml:space="preserve">                   </w:t>
            </w:r>
            <w:r w:rsidRPr="00437234">
              <w:rPr>
                <w:sz w:val="16"/>
                <w:szCs w:val="16"/>
              </w:rPr>
              <w:tab/>
              <w:t>VARCHAR2</w:t>
            </w:r>
            <w:r>
              <w:rPr>
                <w:sz w:val="16"/>
                <w:szCs w:val="16"/>
              </w:rPr>
              <w:t xml:space="preserve"> (80)</w:t>
            </w:r>
          </w:p>
        </w:tc>
      </w:tr>
      <w:tr w:rsidR="00D46B5D" w:rsidRPr="00692700" w:rsidTr="00D46B5D">
        <w:trPr>
          <w:trHeight w:val="385"/>
        </w:trPr>
        <w:tc>
          <w:tcPr>
            <w:tcW w:w="567" w:type="dxa"/>
          </w:tcPr>
          <w:p w:rsidR="00D46B5D" w:rsidRPr="002A3A37" w:rsidRDefault="00D46B5D" w:rsidP="00D46B5D">
            <w:pPr>
              <w:spacing w:after="0"/>
              <w:rPr>
                <w:sz w:val="16"/>
                <w:szCs w:val="16"/>
              </w:rPr>
            </w:pPr>
            <w:r w:rsidRPr="002A3A37">
              <w:rPr>
                <w:sz w:val="16"/>
                <w:szCs w:val="16"/>
              </w:rPr>
              <w:t>2</w:t>
            </w:r>
          </w:p>
        </w:tc>
        <w:tc>
          <w:tcPr>
            <w:tcW w:w="1276" w:type="dxa"/>
          </w:tcPr>
          <w:p w:rsidR="00D46B5D" w:rsidRPr="002A3A37" w:rsidRDefault="00D46B5D" w:rsidP="00D46B5D">
            <w:pPr>
              <w:spacing w:after="0"/>
              <w:rPr>
                <w:sz w:val="16"/>
                <w:szCs w:val="16"/>
              </w:rPr>
            </w:pPr>
            <w:r w:rsidRPr="002A3A37">
              <w:rPr>
                <w:sz w:val="16"/>
                <w:szCs w:val="16"/>
              </w:rPr>
              <w:t>Priorität</w:t>
            </w:r>
          </w:p>
        </w:tc>
        <w:tc>
          <w:tcPr>
            <w:tcW w:w="3694" w:type="dxa"/>
          </w:tcPr>
          <w:p w:rsidR="00D46B5D" w:rsidRDefault="00D46B5D" w:rsidP="00D46B5D">
            <w:pPr>
              <w:spacing w:after="0"/>
              <w:rPr>
                <w:sz w:val="16"/>
                <w:szCs w:val="16"/>
              </w:rPr>
            </w:pPr>
            <w:commentRangeStart w:id="154"/>
            <w:r w:rsidRPr="00437234">
              <w:rPr>
                <w:sz w:val="16"/>
                <w:szCs w:val="16"/>
              </w:rPr>
              <w:t xml:space="preserve">nkomassnahme.refprioritaet </w:t>
            </w:r>
            <w:r>
              <w:rPr>
                <w:sz w:val="16"/>
                <w:szCs w:val="16"/>
              </w:rPr>
              <w:t xml:space="preserve">                       </w:t>
            </w:r>
            <w:r>
              <w:rPr>
                <w:sz w:val="16"/>
                <w:szCs w:val="16"/>
              </w:rPr>
              <w:lastRenderedPageBreak/>
              <w:t>Double</w:t>
            </w:r>
            <w:commentRangeEnd w:id="154"/>
            <w:r w:rsidR="0012705D">
              <w:rPr>
                <w:rStyle w:val="Kommentarzeichen"/>
              </w:rPr>
              <w:commentReference w:id="154"/>
            </w:r>
          </w:p>
          <w:p w:rsidR="00D46B5D" w:rsidRPr="00437234" w:rsidRDefault="00D46B5D" w:rsidP="00D46B5D">
            <w:pPr>
              <w:spacing w:after="0"/>
              <w:rPr>
                <w:sz w:val="16"/>
                <w:szCs w:val="16"/>
              </w:rPr>
            </w:pPr>
            <w:r w:rsidRPr="00437234">
              <w:rPr>
                <w:sz w:val="16"/>
                <w:szCs w:val="16"/>
              </w:rPr>
              <w:t>bzw. nkopriorität.nkname</w:t>
            </w:r>
            <w:r w:rsidRPr="00437234">
              <w:rPr>
                <w:sz w:val="16"/>
                <w:szCs w:val="16"/>
              </w:rPr>
              <w:tab/>
              <w:t>Zeichenfolge (255)</w:t>
            </w:r>
          </w:p>
        </w:tc>
        <w:tc>
          <w:tcPr>
            <w:tcW w:w="3600" w:type="dxa"/>
          </w:tcPr>
          <w:p w:rsidR="00D46B5D" w:rsidRPr="00692700" w:rsidRDefault="00D46B5D" w:rsidP="00D46B5D">
            <w:pPr>
              <w:spacing w:after="0"/>
              <w:rPr>
                <w:sz w:val="16"/>
                <w:szCs w:val="16"/>
                <w:lang w:val="en-US"/>
              </w:rPr>
            </w:pPr>
            <w:r w:rsidRPr="00692700">
              <w:rPr>
                <w:sz w:val="16"/>
                <w:szCs w:val="16"/>
                <w:lang w:val="en-US"/>
              </w:rPr>
              <w:lastRenderedPageBreak/>
              <w:t>AVO_PRIOVORGABE_TEXT</w:t>
            </w:r>
            <w:r w:rsidRPr="00692700">
              <w:rPr>
                <w:sz w:val="16"/>
                <w:szCs w:val="16"/>
                <w:lang w:val="en-US"/>
              </w:rPr>
              <w:tab/>
            </w:r>
            <w:r w:rsidRPr="00437234">
              <w:rPr>
                <w:sz w:val="16"/>
                <w:szCs w:val="16"/>
              </w:rPr>
              <w:t>VARCHAR2</w:t>
            </w:r>
            <w:r w:rsidRPr="00692700">
              <w:rPr>
                <w:sz w:val="16"/>
                <w:szCs w:val="16"/>
                <w:lang w:val="en-US"/>
              </w:rPr>
              <w:t xml:space="preserve"> (80)</w:t>
            </w:r>
          </w:p>
        </w:tc>
      </w:tr>
      <w:tr w:rsidR="00D46B5D" w:rsidTr="00D46B5D">
        <w:trPr>
          <w:trHeight w:val="204"/>
        </w:trPr>
        <w:tc>
          <w:tcPr>
            <w:tcW w:w="567" w:type="dxa"/>
          </w:tcPr>
          <w:p w:rsidR="00D46B5D" w:rsidRPr="002A3A37" w:rsidRDefault="00D46B5D" w:rsidP="00D46B5D">
            <w:pPr>
              <w:spacing w:after="0"/>
              <w:rPr>
                <w:sz w:val="16"/>
                <w:szCs w:val="16"/>
              </w:rPr>
            </w:pPr>
            <w:r w:rsidRPr="002A3A37">
              <w:rPr>
                <w:sz w:val="16"/>
                <w:szCs w:val="16"/>
              </w:rPr>
              <w:lastRenderedPageBreak/>
              <w:t>3</w:t>
            </w:r>
          </w:p>
        </w:tc>
        <w:tc>
          <w:tcPr>
            <w:tcW w:w="1276" w:type="dxa"/>
          </w:tcPr>
          <w:p w:rsidR="00D46B5D" w:rsidRPr="002A3A37" w:rsidRDefault="00D46B5D" w:rsidP="00D46B5D">
            <w:pPr>
              <w:spacing w:after="0"/>
              <w:rPr>
                <w:sz w:val="16"/>
                <w:szCs w:val="16"/>
              </w:rPr>
            </w:pPr>
            <w:r w:rsidRPr="002A3A37">
              <w:rPr>
                <w:sz w:val="16"/>
                <w:szCs w:val="16"/>
              </w:rPr>
              <w:t>Plankosten</w:t>
            </w:r>
          </w:p>
        </w:tc>
        <w:tc>
          <w:tcPr>
            <w:tcW w:w="3694" w:type="dxa"/>
          </w:tcPr>
          <w:p w:rsidR="00D46B5D" w:rsidRDefault="00D46B5D" w:rsidP="00D46B5D">
            <w:pPr>
              <w:spacing w:after="0"/>
              <w:rPr>
                <w:sz w:val="16"/>
                <w:szCs w:val="16"/>
              </w:rPr>
            </w:pPr>
            <w:r w:rsidRPr="00437234">
              <w:rPr>
                <w:sz w:val="16"/>
                <w:szCs w:val="16"/>
              </w:rPr>
              <w:t>nkomassnahme.kosten</w:t>
            </w:r>
            <w:r w:rsidRPr="00437234">
              <w:rPr>
                <w:sz w:val="16"/>
                <w:szCs w:val="16"/>
              </w:rPr>
              <w:tab/>
            </w:r>
          </w:p>
          <w:p w:rsidR="00D46B5D" w:rsidRPr="00437234" w:rsidRDefault="00D46B5D" w:rsidP="00D46B5D">
            <w:pPr>
              <w:spacing w:after="0"/>
            </w:pPr>
            <w:r w:rsidRPr="00437234">
              <w:rPr>
                <w:sz w:val="16"/>
                <w:szCs w:val="16"/>
              </w:rPr>
              <w:t>Double</w:t>
            </w:r>
          </w:p>
        </w:tc>
        <w:tc>
          <w:tcPr>
            <w:tcW w:w="3600" w:type="dxa"/>
          </w:tcPr>
          <w:p w:rsidR="00D46B5D" w:rsidRPr="00437234" w:rsidRDefault="00D46B5D" w:rsidP="00D46B5D">
            <w:pPr>
              <w:spacing w:after="0"/>
              <w:jc w:val="both"/>
              <w:rPr>
                <w:sz w:val="16"/>
                <w:szCs w:val="16"/>
              </w:rPr>
            </w:pPr>
            <w:r w:rsidRPr="00692700">
              <w:rPr>
                <w:sz w:val="16"/>
                <w:szCs w:val="16"/>
              </w:rPr>
              <w:t>AVO_BDT_KOSTENANNAHME</w:t>
            </w:r>
            <w:r w:rsidRPr="00437234">
              <w:rPr>
                <w:sz w:val="16"/>
                <w:szCs w:val="16"/>
              </w:rPr>
              <w:tab/>
            </w:r>
            <w:r>
              <w:rPr>
                <w:sz w:val="16"/>
                <w:szCs w:val="16"/>
              </w:rPr>
              <w:t>Double</w:t>
            </w:r>
          </w:p>
        </w:tc>
      </w:tr>
      <w:tr w:rsidR="00D46B5D" w:rsidTr="00D46B5D">
        <w:trPr>
          <w:trHeight w:val="236"/>
        </w:trPr>
        <w:tc>
          <w:tcPr>
            <w:tcW w:w="567" w:type="dxa"/>
          </w:tcPr>
          <w:p w:rsidR="00D46B5D" w:rsidRPr="002A3A37" w:rsidRDefault="00D46B5D" w:rsidP="00D46B5D">
            <w:pPr>
              <w:spacing w:after="0"/>
              <w:rPr>
                <w:sz w:val="16"/>
                <w:szCs w:val="16"/>
              </w:rPr>
            </w:pPr>
            <w:r w:rsidRPr="002A3A37">
              <w:rPr>
                <w:sz w:val="16"/>
                <w:szCs w:val="16"/>
              </w:rPr>
              <w:t>4</w:t>
            </w:r>
          </w:p>
        </w:tc>
        <w:tc>
          <w:tcPr>
            <w:tcW w:w="1276" w:type="dxa"/>
          </w:tcPr>
          <w:p w:rsidR="00D46B5D" w:rsidRPr="002A3A37" w:rsidRDefault="00D46B5D" w:rsidP="00D46B5D">
            <w:pPr>
              <w:spacing w:after="0"/>
              <w:rPr>
                <w:sz w:val="16"/>
                <w:szCs w:val="16"/>
              </w:rPr>
            </w:pPr>
            <w:r>
              <w:rPr>
                <w:sz w:val="16"/>
                <w:szCs w:val="16"/>
              </w:rPr>
              <w:t>Fällig</w:t>
            </w:r>
          </w:p>
        </w:tc>
        <w:tc>
          <w:tcPr>
            <w:tcW w:w="3694" w:type="dxa"/>
          </w:tcPr>
          <w:p w:rsidR="00D46B5D" w:rsidRDefault="00D46B5D" w:rsidP="00D46B5D">
            <w:pPr>
              <w:spacing w:after="0"/>
              <w:rPr>
                <w:sz w:val="16"/>
                <w:szCs w:val="16"/>
              </w:rPr>
            </w:pPr>
            <w:commentRangeStart w:id="155"/>
            <w:proofErr w:type="spellStart"/>
            <w:r w:rsidRPr="00437234">
              <w:rPr>
                <w:sz w:val="16"/>
                <w:szCs w:val="16"/>
              </w:rPr>
              <w:t>nkomassnahme.faellig</w:t>
            </w:r>
            <w:commentRangeEnd w:id="155"/>
            <w:proofErr w:type="spellEnd"/>
            <w:r w:rsidR="00ED0713">
              <w:rPr>
                <w:rStyle w:val="Kommentarzeichen"/>
              </w:rPr>
              <w:commentReference w:id="155"/>
            </w:r>
            <w:r w:rsidRPr="00437234">
              <w:rPr>
                <w:sz w:val="16"/>
                <w:szCs w:val="16"/>
              </w:rPr>
              <w:tab/>
            </w:r>
            <w:r w:rsidRPr="00437234">
              <w:rPr>
                <w:sz w:val="16"/>
                <w:szCs w:val="16"/>
              </w:rPr>
              <w:tab/>
            </w:r>
          </w:p>
          <w:p w:rsidR="00D46B5D" w:rsidRPr="00437234" w:rsidRDefault="00D46B5D" w:rsidP="00D46B5D">
            <w:pPr>
              <w:spacing w:after="0"/>
            </w:pPr>
            <w:r w:rsidRPr="00437234">
              <w:rPr>
                <w:sz w:val="16"/>
                <w:szCs w:val="16"/>
              </w:rPr>
              <w:t>Datum</w:t>
            </w:r>
          </w:p>
        </w:tc>
        <w:tc>
          <w:tcPr>
            <w:tcW w:w="3600" w:type="dxa"/>
          </w:tcPr>
          <w:p w:rsidR="00D46B5D" w:rsidRPr="00437234" w:rsidRDefault="00D46B5D" w:rsidP="00D46B5D">
            <w:pPr>
              <w:spacing w:after="0"/>
              <w:rPr>
                <w:sz w:val="16"/>
                <w:szCs w:val="16"/>
              </w:rPr>
            </w:pPr>
            <w:r w:rsidRPr="00692700">
              <w:rPr>
                <w:sz w:val="16"/>
                <w:szCs w:val="16"/>
              </w:rPr>
              <w:t>AVO_PRIOJAHR_TEXT</w:t>
            </w:r>
            <w:r w:rsidRPr="00437234">
              <w:rPr>
                <w:sz w:val="16"/>
                <w:szCs w:val="16"/>
              </w:rPr>
              <w:tab/>
              <w:t>VARCHAR2</w:t>
            </w:r>
            <w:r>
              <w:rPr>
                <w:sz w:val="16"/>
                <w:szCs w:val="16"/>
              </w:rPr>
              <w:t xml:space="preserve"> (80)</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5</w:t>
            </w:r>
          </w:p>
        </w:tc>
        <w:tc>
          <w:tcPr>
            <w:tcW w:w="1276" w:type="dxa"/>
          </w:tcPr>
          <w:p w:rsidR="00D46B5D" w:rsidRPr="002A3A37" w:rsidRDefault="00D46B5D" w:rsidP="00D46B5D">
            <w:pPr>
              <w:spacing w:after="0"/>
              <w:rPr>
                <w:sz w:val="16"/>
                <w:szCs w:val="16"/>
              </w:rPr>
            </w:pPr>
            <w:r w:rsidRPr="002A3A37">
              <w:rPr>
                <w:sz w:val="16"/>
                <w:szCs w:val="16"/>
              </w:rPr>
              <w:t>ProStat.weil</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Pr>
                <w:sz w:val="16"/>
                <w:szCs w:val="16"/>
              </w:rPr>
              <w:t>AVO_PRIOSTATWEIL</w:t>
            </w:r>
            <w:r w:rsidRPr="00E7169B">
              <w:rPr>
                <w:sz w:val="16"/>
                <w:szCs w:val="16"/>
              </w:rPr>
              <w:t>_TEXT</w:t>
            </w:r>
            <w:r w:rsidRPr="00437234">
              <w:rPr>
                <w:sz w:val="16"/>
                <w:szCs w:val="16"/>
              </w:rPr>
              <w:tab/>
              <w:t>VARCHAR2(</w:t>
            </w:r>
            <w:r>
              <w:rPr>
                <w:sz w:val="16"/>
                <w:szCs w:val="16"/>
              </w:rPr>
              <w:t>80</w:t>
            </w:r>
            <w:r w:rsidRPr="00437234">
              <w:rPr>
                <w:sz w:val="16"/>
                <w:szCs w:val="16"/>
              </w:rPr>
              <w:t>)</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6</w:t>
            </w:r>
          </w:p>
        </w:tc>
        <w:tc>
          <w:tcPr>
            <w:tcW w:w="1276" w:type="dxa"/>
          </w:tcPr>
          <w:p w:rsidR="00D46B5D" w:rsidRPr="002A3A37" w:rsidRDefault="00D46B5D" w:rsidP="00D46B5D">
            <w:pPr>
              <w:spacing w:after="0"/>
              <w:rPr>
                <w:sz w:val="16"/>
                <w:szCs w:val="16"/>
              </w:rPr>
            </w:pPr>
            <w:r w:rsidRPr="002A3A37">
              <w:rPr>
                <w:sz w:val="16"/>
                <w:szCs w:val="16"/>
              </w:rPr>
              <w:t>Bedarfsträger</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sidRPr="00E7169B">
              <w:rPr>
                <w:sz w:val="16"/>
                <w:szCs w:val="16"/>
              </w:rPr>
              <w:t>AVO_BEDARFSTRAEGER_TEXT</w:t>
            </w:r>
            <w:r w:rsidRPr="00437234">
              <w:rPr>
                <w:sz w:val="16"/>
                <w:szCs w:val="16"/>
              </w:rPr>
              <w:tab/>
              <w:t>VARCHAR2(</w:t>
            </w:r>
            <w:r>
              <w:rPr>
                <w:sz w:val="16"/>
                <w:szCs w:val="16"/>
              </w:rPr>
              <w:t>80</w:t>
            </w:r>
            <w:r w:rsidRPr="00437234">
              <w:rPr>
                <w:sz w:val="16"/>
                <w:szCs w:val="16"/>
              </w:rPr>
              <w:t>)</w:t>
            </w:r>
          </w:p>
        </w:tc>
      </w:tr>
      <w:tr w:rsidR="00D46B5D" w:rsidTr="00D46B5D">
        <w:trPr>
          <w:trHeight w:val="206"/>
        </w:trPr>
        <w:tc>
          <w:tcPr>
            <w:tcW w:w="567" w:type="dxa"/>
          </w:tcPr>
          <w:p w:rsidR="00D46B5D" w:rsidRPr="002A3A37" w:rsidRDefault="00D46B5D" w:rsidP="00D46B5D">
            <w:pPr>
              <w:spacing w:after="0"/>
              <w:rPr>
                <w:sz w:val="16"/>
                <w:szCs w:val="16"/>
              </w:rPr>
            </w:pPr>
            <w:r w:rsidRPr="002A3A37">
              <w:rPr>
                <w:sz w:val="16"/>
                <w:szCs w:val="16"/>
              </w:rPr>
              <w:t>7-n</w:t>
            </w:r>
          </w:p>
        </w:tc>
        <w:tc>
          <w:tcPr>
            <w:tcW w:w="1276" w:type="dxa"/>
          </w:tcPr>
          <w:p w:rsidR="00D46B5D" w:rsidRPr="002A3A37" w:rsidRDefault="00D46B5D" w:rsidP="00D46B5D">
            <w:pPr>
              <w:spacing w:after="0"/>
              <w:rPr>
                <w:sz w:val="16"/>
                <w:szCs w:val="16"/>
              </w:rPr>
            </w:pPr>
            <w:r w:rsidRPr="002A3A37">
              <w:rPr>
                <w:sz w:val="16"/>
                <w:szCs w:val="16"/>
              </w:rPr>
              <w:t>Haltung 1</w:t>
            </w:r>
            <w:r>
              <w:rPr>
                <w:sz w:val="16"/>
                <w:szCs w:val="16"/>
              </w:rPr>
              <w:t xml:space="preserve"> - n</w:t>
            </w:r>
          </w:p>
        </w:tc>
        <w:tc>
          <w:tcPr>
            <w:tcW w:w="3694" w:type="dxa"/>
          </w:tcPr>
          <w:p w:rsidR="00D46B5D" w:rsidRDefault="00D46B5D" w:rsidP="00D46B5D">
            <w:pPr>
              <w:spacing w:after="0"/>
              <w:rPr>
                <w:sz w:val="16"/>
                <w:szCs w:val="16"/>
              </w:rPr>
            </w:pPr>
            <w:r>
              <w:rPr>
                <w:sz w:val="16"/>
                <w:szCs w:val="16"/>
              </w:rPr>
              <w:t>nK-</w:t>
            </w:r>
            <w:r w:rsidRPr="000D6542">
              <w:rPr>
                <w:sz w:val="16"/>
                <w:szCs w:val="16"/>
              </w:rPr>
              <w:t>Hal</w:t>
            </w:r>
            <w:r>
              <w:rPr>
                <w:sz w:val="16"/>
                <w:szCs w:val="16"/>
              </w:rPr>
              <w:t>tung</w:t>
            </w:r>
            <w:r w:rsidRPr="000D6542">
              <w:rPr>
                <w:sz w:val="16"/>
                <w:szCs w:val="16"/>
              </w:rPr>
              <w:t>_Dataset</w:t>
            </w:r>
          </w:p>
          <w:p w:rsidR="00D46B5D" w:rsidRPr="000D6542" w:rsidRDefault="00D46B5D" w:rsidP="00D46B5D">
            <w:pPr>
              <w:spacing w:after="0"/>
              <w:rPr>
                <w:sz w:val="16"/>
                <w:szCs w:val="16"/>
              </w:rPr>
            </w:pPr>
            <w:r>
              <w:rPr>
                <w:sz w:val="16"/>
                <w:szCs w:val="16"/>
              </w:rPr>
              <w:t>Übertragen wird die FID (ESRI ID) der betroffenen Haltungen</w:t>
            </w:r>
          </w:p>
        </w:tc>
        <w:tc>
          <w:tcPr>
            <w:tcW w:w="3600" w:type="dxa"/>
          </w:tcPr>
          <w:p w:rsidR="00D46B5D" w:rsidRPr="000D6542" w:rsidRDefault="00D46B5D" w:rsidP="00D46B5D">
            <w:pPr>
              <w:spacing w:after="0"/>
              <w:rPr>
                <w:sz w:val="16"/>
                <w:szCs w:val="16"/>
              </w:rPr>
            </w:pPr>
            <w:r>
              <w:rPr>
                <w:sz w:val="16"/>
                <w:szCs w:val="16"/>
              </w:rPr>
              <w:t>Tabelle HAL_HALTUNGEN (HAL_AVO_ID)  + SAB-ID</w:t>
            </w:r>
          </w:p>
        </w:tc>
      </w:tr>
      <w:tr w:rsidR="00D46B5D" w:rsidTr="00D46B5D">
        <w:trPr>
          <w:trHeight w:val="206"/>
        </w:trPr>
        <w:tc>
          <w:tcPr>
            <w:tcW w:w="567" w:type="dxa"/>
          </w:tcPr>
          <w:p w:rsidR="00D46B5D" w:rsidRPr="002A3A37" w:rsidRDefault="00D46B5D" w:rsidP="00D46B5D">
            <w:pPr>
              <w:spacing w:after="0"/>
              <w:rPr>
                <w:sz w:val="16"/>
                <w:szCs w:val="16"/>
              </w:rPr>
            </w:pPr>
          </w:p>
        </w:tc>
        <w:tc>
          <w:tcPr>
            <w:tcW w:w="1276" w:type="dxa"/>
          </w:tcPr>
          <w:p w:rsidR="00D46B5D" w:rsidRPr="002A3A37" w:rsidRDefault="00D46B5D" w:rsidP="00D46B5D">
            <w:pPr>
              <w:spacing w:after="0"/>
              <w:rPr>
                <w:sz w:val="16"/>
                <w:szCs w:val="16"/>
              </w:rPr>
            </w:pPr>
            <w:r>
              <w:rPr>
                <w:sz w:val="16"/>
                <w:szCs w:val="16"/>
              </w:rPr>
              <w:t>SAB ID 1 –n</w:t>
            </w:r>
          </w:p>
        </w:tc>
        <w:tc>
          <w:tcPr>
            <w:tcW w:w="3694" w:type="dxa"/>
          </w:tcPr>
          <w:p w:rsidR="00D46B5D" w:rsidRDefault="00D46B5D" w:rsidP="00D46B5D">
            <w:pPr>
              <w:spacing w:after="0"/>
              <w:rPr>
                <w:sz w:val="16"/>
                <w:szCs w:val="16"/>
              </w:rPr>
            </w:pPr>
            <w:r>
              <w:rPr>
                <w:sz w:val="16"/>
                <w:szCs w:val="16"/>
              </w:rPr>
              <w:t>nkovariante.oid varlevel 2</w:t>
            </w:r>
          </w:p>
        </w:tc>
        <w:tc>
          <w:tcPr>
            <w:tcW w:w="3600" w:type="dxa"/>
          </w:tcPr>
          <w:p w:rsidR="00D46B5D" w:rsidRDefault="00D46B5D" w:rsidP="00D46B5D">
            <w:pPr>
              <w:spacing w:after="0"/>
              <w:rPr>
                <w:sz w:val="16"/>
                <w:szCs w:val="16"/>
              </w:rPr>
            </w:pPr>
          </w:p>
        </w:tc>
      </w:tr>
    </w:tbl>
    <w:p w:rsidR="00D46B5D" w:rsidRDefault="00D46B5D" w:rsidP="00D46B5D">
      <w:pPr>
        <w:spacing w:before="0" w:after="0" w:line="276" w:lineRule="auto"/>
        <w:rPr>
          <w:rFonts w:cs="Arial"/>
          <w:szCs w:val="28"/>
        </w:rPr>
      </w:pPr>
    </w:p>
    <w:p w:rsidR="00D46B5D" w:rsidRDefault="00D46B5D" w:rsidP="00D46B5D">
      <w:pPr>
        <w:spacing w:after="0"/>
        <w:rPr>
          <w:szCs w:val="28"/>
        </w:rPr>
      </w:pPr>
    </w:p>
    <w:p w:rsidR="00D46B5D" w:rsidRDefault="00D46B5D" w:rsidP="00D46B5D">
      <w:pPr>
        <w:spacing w:after="0"/>
        <w:rPr>
          <w:rFonts w:cs="Arial"/>
          <w:szCs w:val="28"/>
        </w:rPr>
      </w:pPr>
      <w:r w:rsidRPr="00E46BEE">
        <w:rPr>
          <w:rFonts w:cs="Arial"/>
          <w:szCs w:val="28"/>
        </w:rPr>
        <w:t xml:space="preserve">Funktion: </w:t>
      </w:r>
    </w:p>
    <w:p w:rsidR="00D46B5D" w:rsidRDefault="00D46B5D" w:rsidP="00D46B5D">
      <w:pPr>
        <w:numPr>
          <w:ilvl w:val="0"/>
          <w:numId w:val="28"/>
        </w:numPr>
        <w:spacing w:before="0" w:after="0" w:line="276" w:lineRule="auto"/>
        <w:rPr>
          <w:rFonts w:cs="Arial"/>
          <w:szCs w:val="28"/>
        </w:rPr>
      </w:pPr>
      <w:r>
        <w:rPr>
          <w:rFonts w:cs="Arial"/>
          <w:szCs w:val="28"/>
        </w:rPr>
        <w:t>Trigger startet aus dem Sanierungsauftrag als Eintrag IPS Beauftragung</w:t>
      </w:r>
    </w:p>
    <w:p w:rsidR="00D46B5D" w:rsidRDefault="00D46B5D" w:rsidP="00D46B5D">
      <w:pPr>
        <w:numPr>
          <w:ilvl w:val="0"/>
          <w:numId w:val="28"/>
        </w:numPr>
        <w:spacing w:before="0" w:after="0" w:line="276" w:lineRule="auto"/>
        <w:rPr>
          <w:rFonts w:cs="Arial"/>
          <w:szCs w:val="28"/>
        </w:rPr>
      </w:pPr>
      <w:r>
        <w:rPr>
          <w:rFonts w:cs="Arial"/>
          <w:szCs w:val="28"/>
        </w:rPr>
        <w:t>Daten werden herausgeschrieben und übertragen</w:t>
      </w:r>
    </w:p>
    <w:p w:rsidR="00D46B5D" w:rsidRPr="00E46BEE" w:rsidRDefault="00D46B5D" w:rsidP="00D46B5D">
      <w:pPr>
        <w:numPr>
          <w:ilvl w:val="0"/>
          <w:numId w:val="28"/>
        </w:numPr>
        <w:spacing w:before="0" w:after="0" w:line="276" w:lineRule="auto"/>
        <w:rPr>
          <w:rFonts w:cs="Arial"/>
          <w:szCs w:val="28"/>
        </w:rPr>
      </w:pPr>
      <w:commentRangeStart w:id="156"/>
      <w:r>
        <w:rPr>
          <w:rFonts w:cs="Arial"/>
          <w:szCs w:val="28"/>
        </w:rPr>
        <w:t>Auftragsstatus beim Sanierungsauftrag muss sich ändern anhand des Auftragsstatus vom Sanierungsabschnitts, der ans IPS übertragen wird</w:t>
      </w:r>
      <w:commentRangeEnd w:id="156"/>
      <w:r w:rsidR="000F6266">
        <w:rPr>
          <w:rStyle w:val="Kommentarzeichen"/>
        </w:rPr>
        <w:commentReference w:id="156"/>
      </w:r>
      <w:ins w:id="157" w:author="msat" w:date="2013-03-11T09:23:00Z">
        <w:r w:rsidR="00286055">
          <w:rPr>
            <w:rFonts w:cs="Arial"/>
            <w:szCs w:val="28"/>
          </w:rPr>
          <w:t xml:space="preserve">. Die Statusvererbung </w:t>
        </w:r>
      </w:ins>
      <w:ins w:id="158" w:author="msat" w:date="2013-03-11T09:25:00Z">
        <w:r w:rsidR="00DA32C5">
          <w:rPr>
            <w:rFonts w:cs="Arial"/>
            <w:szCs w:val="28"/>
          </w:rPr>
          <w:t xml:space="preserve">auf den unterschiedlichen Ebenen </w:t>
        </w:r>
      </w:ins>
      <w:ins w:id="159" w:author="msat" w:date="2013-03-11T09:23:00Z">
        <w:r w:rsidR="00286055">
          <w:rPr>
            <w:rFonts w:cs="Arial"/>
            <w:szCs w:val="28"/>
          </w:rPr>
          <w:t xml:space="preserve">orientiert sich an die bisherige SAP-Kopplung </w:t>
        </w:r>
      </w:ins>
    </w:p>
    <w:p w:rsidR="00D46B5D" w:rsidRPr="00E46BEE" w:rsidRDefault="00D46B5D" w:rsidP="00D46B5D">
      <w:pPr>
        <w:spacing w:after="0"/>
        <w:rPr>
          <w:rFonts w:cs="Arial"/>
          <w:szCs w:val="28"/>
        </w:rPr>
      </w:pPr>
    </w:p>
    <w:p w:rsidR="00D46B5D" w:rsidRPr="00E46BEE" w:rsidRDefault="00D46B5D" w:rsidP="00D46B5D">
      <w:pPr>
        <w:numPr>
          <w:ilvl w:val="0"/>
          <w:numId w:val="32"/>
        </w:numPr>
        <w:tabs>
          <w:tab w:val="clear" w:pos="1134"/>
          <w:tab w:val="num" w:pos="426"/>
        </w:tabs>
        <w:spacing w:after="0"/>
        <w:ind w:left="426" w:hanging="426"/>
        <w:rPr>
          <w:rFonts w:cs="Arial"/>
          <w:szCs w:val="28"/>
        </w:rPr>
      </w:pPr>
      <w:r>
        <w:rPr>
          <w:rFonts w:cs="Arial"/>
          <w:szCs w:val="28"/>
        </w:rPr>
        <w:t>Übertragung von Statusinformationen bei Statusänderungen ans IPS und Funktion innerhalb novaKANDIS</w:t>
      </w:r>
    </w:p>
    <w:p w:rsidR="00D46B5D" w:rsidRDefault="00D46B5D" w:rsidP="00D46B5D">
      <w:pPr>
        <w:spacing w:after="0"/>
        <w:rPr>
          <w:rFonts w:cs="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Change w:id="160" w:author="msat" w:date="2013-03-11T09:4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PrChange>
      </w:tblPr>
      <w:tblGrid>
        <w:gridCol w:w="1242"/>
        <w:gridCol w:w="1134"/>
        <w:gridCol w:w="993"/>
        <w:gridCol w:w="1701"/>
        <w:gridCol w:w="4110"/>
        <w:tblGridChange w:id="161">
          <w:tblGrid>
            <w:gridCol w:w="1242"/>
            <w:gridCol w:w="1134"/>
            <w:gridCol w:w="993"/>
            <w:gridCol w:w="1701"/>
            <w:gridCol w:w="4110"/>
          </w:tblGrid>
        </w:tblGridChange>
      </w:tblGrid>
      <w:tr w:rsidR="00D46B5D" w:rsidRPr="00E46BEE" w:rsidTr="003746D6">
        <w:tc>
          <w:tcPr>
            <w:tcW w:w="1242" w:type="dxa"/>
            <w:shd w:val="clear" w:color="auto" w:fill="FFFF00"/>
            <w:tcPrChange w:id="162" w:author="msat" w:date="2013-03-11T09:40:00Z">
              <w:tcPr>
                <w:tcW w:w="1242" w:type="dxa"/>
              </w:tcPr>
            </w:tcPrChange>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Status hwB</w:t>
            </w:r>
          </w:p>
        </w:tc>
        <w:tc>
          <w:tcPr>
            <w:tcW w:w="1134" w:type="dxa"/>
            <w:shd w:val="clear" w:color="auto" w:fill="FFFF00"/>
            <w:tcPrChange w:id="163" w:author="msat" w:date="2013-03-11T09:40:00Z">
              <w:tcPr>
                <w:tcW w:w="1134" w:type="dxa"/>
              </w:tcPr>
            </w:tcPrChange>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ProStatWeil</w:t>
            </w:r>
          </w:p>
        </w:tc>
        <w:tc>
          <w:tcPr>
            <w:tcW w:w="993" w:type="dxa"/>
            <w:shd w:val="clear" w:color="auto" w:fill="FFFF00"/>
            <w:tcPrChange w:id="164" w:author="msat" w:date="2013-03-11T09:40:00Z">
              <w:tcPr>
                <w:tcW w:w="993" w:type="dxa"/>
              </w:tcPr>
            </w:tcPrChange>
          </w:tcPr>
          <w:p w:rsidR="00D46B5D" w:rsidRPr="00E46BEE" w:rsidRDefault="00D46B5D" w:rsidP="00D46B5D">
            <w:pPr>
              <w:spacing w:after="0"/>
              <w:jc w:val="center"/>
              <w:rPr>
                <w:rFonts w:cs="Arial"/>
                <w:sz w:val="20"/>
              </w:rPr>
            </w:pPr>
            <w:r w:rsidRPr="00E46BEE">
              <w:rPr>
                <w:rFonts w:cs="Arial"/>
                <w:sz w:val="20"/>
              </w:rPr>
              <w:t>Trigger-richtung</w:t>
            </w:r>
          </w:p>
        </w:tc>
        <w:tc>
          <w:tcPr>
            <w:tcW w:w="1701" w:type="dxa"/>
            <w:shd w:val="clear" w:color="auto" w:fill="FFFF00"/>
            <w:tcPrChange w:id="165" w:author="msat" w:date="2013-03-11T09:40:00Z">
              <w:tcPr>
                <w:tcW w:w="1701" w:type="dxa"/>
                <w:shd w:val="clear" w:color="auto" w:fill="auto"/>
              </w:tcPr>
            </w:tcPrChange>
          </w:tcPr>
          <w:p w:rsidR="00D46B5D" w:rsidRPr="00D1710E" w:rsidRDefault="00D46B5D" w:rsidP="00D46B5D">
            <w:pPr>
              <w:spacing w:after="0"/>
              <w:jc w:val="center"/>
              <w:rPr>
                <w:rFonts w:cs="Arial"/>
                <w:sz w:val="20"/>
              </w:rPr>
            </w:pPr>
            <w:r w:rsidRPr="00D1710E">
              <w:rPr>
                <w:rFonts w:cs="Arial"/>
                <w:sz w:val="20"/>
              </w:rPr>
              <w:t>novKANDIS</w:t>
            </w:r>
          </w:p>
          <w:p w:rsidR="00D46B5D" w:rsidRPr="00E46BEE" w:rsidRDefault="00D46B5D" w:rsidP="00D46B5D">
            <w:pPr>
              <w:spacing w:after="0"/>
              <w:jc w:val="center"/>
              <w:rPr>
                <w:rFonts w:cs="Arial"/>
                <w:sz w:val="20"/>
              </w:rPr>
            </w:pPr>
            <w:r w:rsidRPr="00D1710E">
              <w:rPr>
                <w:rFonts w:cs="Arial"/>
                <w:sz w:val="20"/>
              </w:rPr>
              <w:t>SAB-Auftragsstatus</w:t>
            </w:r>
            <w:r>
              <w:rPr>
                <w:rFonts w:cs="Arial"/>
                <w:sz w:val="20"/>
              </w:rPr>
              <w:br/>
              <w:t>(Schlüssel)</w:t>
            </w:r>
          </w:p>
        </w:tc>
        <w:tc>
          <w:tcPr>
            <w:tcW w:w="4110" w:type="dxa"/>
            <w:shd w:val="clear" w:color="auto" w:fill="FFFF00"/>
            <w:tcPrChange w:id="166" w:author="msat" w:date="2013-03-11T09:40:00Z">
              <w:tcPr>
                <w:tcW w:w="4110" w:type="dxa"/>
              </w:tcPr>
            </w:tcPrChange>
          </w:tcPr>
          <w:p w:rsidR="00D46B5D" w:rsidRPr="00E46BEE" w:rsidRDefault="00D46B5D" w:rsidP="00D46B5D">
            <w:pPr>
              <w:spacing w:after="0"/>
              <w:jc w:val="center"/>
              <w:rPr>
                <w:rFonts w:cs="Arial"/>
                <w:sz w:val="20"/>
              </w:rPr>
            </w:pPr>
            <w:r w:rsidRPr="00E46BEE">
              <w:rPr>
                <w:rFonts w:cs="Arial"/>
                <w:sz w:val="20"/>
              </w:rPr>
              <w:t>novKANDIS</w:t>
            </w:r>
          </w:p>
          <w:p w:rsidR="00D46B5D" w:rsidRPr="00E46BEE" w:rsidRDefault="00D46B5D" w:rsidP="00D46B5D">
            <w:pPr>
              <w:spacing w:after="0"/>
              <w:jc w:val="center"/>
              <w:rPr>
                <w:rFonts w:cs="Arial"/>
                <w:sz w:val="20"/>
              </w:rPr>
            </w:pPr>
            <w:r w:rsidRPr="00E46BEE">
              <w:rPr>
                <w:rFonts w:cs="Arial"/>
                <w:sz w:val="20"/>
              </w:rPr>
              <w:t>SAB-Auftragsstatus</w:t>
            </w:r>
          </w:p>
          <w:p w:rsidR="00D46B5D" w:rsidRPr="00E46BEE" w:rsidRDefault="00D46B5D" w:rsidP="00D46B5D">
            <w:pPr>
              <w:spacing w:after="0"/>
              <w:jc w:val="center"/>
              <w:rPr>
                <w:rFonts w:cs="Arial"/>
                <w:sz w:val="20"/>
              </w:rPr>
            </w:pPr>
            <w:r w:rsidRPr="00E46BEE">
              <w:rPr>
                <w:rFonts w:cs="Arial"/>
                <w:sz w:val="20"/>
              </w:rPr>
              <w:t>Datenbankformat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r w:rsidRPr="00E46BEE">
              <w:rPr>
                <w:rFonts w:cs="Arial"/>
                <w:sz w:val="20"/>
              </w:rPr>
              <w:t>Zugestimmt</w:t>
            </w: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sym w:font="Wingdings" w:char="F0DF"/>
            </w:r>
            <w:r w:rsidRPr="00E46BEE">
              <w:rPr>
                <w:rFonts w:cs="Arial"/>
                <w:color w:val="0070C0"/>
                <w:sz w:val="20"/>
              </w:rPr>
              <w:t xml:space="preserve">-------    </w:t>
            </w:r>
          </w:p>
        </w:tc>
        <w:tc>
          <w:tcPr>
            <w:tcW w:w="1701" w:type="dxa"/>
            <w:shd w:val="clear" w:color="auto" w:fill="auto"/>
          </w:tcPr>
          <w:p w:rsidR="00D46B5D" w:rsidRPr="00E46BEE" w:rsidRDefault="00D46B5D" w:rsidP="00D46B5D">
            <w:pPr>
              <w:spacing w:after="0"/>
              <w:jc w:val="center"/>
              <w:rPr>
                <w:rFonts w:cs="Arial"/>
                <w:sz w:val="20"/>
              </w:rPr>
            </w:pPr>
            <w:r w:rsidRPr="00E46BEE">
              <w:rPr>
                <w:rFonts w:cs="Arial"/>
                <w:sz w:val="20"/>
              </w:rPr>
              <w:t>an IPS verschickt</w:t>
            </w:r>
          </w:p>
          <w:p w:rsidR="00D46B5D" w:rsidRDefault="00D46B5D" w:rsidP="00D46B5D">
            <w:pPr>
              <w:spacing w:after="0"/>
              <w:jc w:val="center"/>
              <w:rPr>
                <w:rFonts w:cs="Arial"/>
                <w:sz w:val="20"/>
              </w:rPr>
            </w:pPr>
            <w:r w:rsidRPr="00E46BEE">
              <w:rPr>
                <w:rFonts w:cs="Arial"/>
                <w:sz w:val="20"/>
              </w:rPr>
              <w:t>(</w:t>
            </w:r>
            <w:commentRangeStart w:id="167"/>
            <w:r w:rsidRPr="00E46BEE">
              <w:rPr>
                <w:rFonts w:cs="Arial"/>
                <w:sz w:val="20"/>
              </w:rPr>
              <w:t>neu analog zu SAP</w:t>
            </w:r>
            <w:commentRangeEnd w:id="167"/>
            <w:r w:rsidR="00703ED6">
              <w:rPr>
                <w:rStyle w:val="Kommentarzeichen"/>
              </w:rPr>
              <w:commentReference w:id="167"/>
            </w:r>
            <w:r w:rsidRPr="00E46BEE">
              <w:rPr>
                <w:rFonts w:cs="Arial"/>
                <w:sz w:val="20"/>
              </w:rPr>
              <w:t>)</w:t>
            </w:r>
          </w:p>
          <w:p w:rsidR="00D46B5D" w:rsidRPr="00E46BEE" w:rsidRDefault="003C7415" w:rsidP="00D46B5D">
            <w:pPr>
              <w:spacing w:after="0"/>
              <w:jc w:val="center"/>
              <w:rPr>
                <w:rFonts w:cs="Arial"/>
                <w:sz w:val="20"/>
              </w:rPr>
            </w:pPr>
            <w:r>
              <w:rPr>
                <w:rFonts w:cs="Arial"/>
                <w:sz w:val="20"/>
              </w:rPr>
              <w:t>00</w:t>
            </w:r>
          </w:p>
        </w:tc>
        <w:tc>
          <w:tcPr>
            <w:tcW w:w="4110" w:type="dxa"/>
          </w:tcPr>
          <w:p w:rsidR="00D46B5D" w:rsidRPr="00812516" w:rsidRDefault="00D46B5D" w:rsidP="00D46B5D">
            <w:pPr>
              <w:spacing w:after="0"/>
              <w:rPr>
                <w:rFonts w:cs="Arial"/>
                <w:sz w:val="20"/>
                <w:lang w:val="en-US"/>
              </w:rPr>
            </w:pPr>
            <w:r w:rsidRPr="00812516">
              <w:rPr>
                <w:rFonts w:cs="Arial"/>
                <w:sz w:val="20"/>
                <w:lang w:val="en-US"/>
              </w:rPr>
              <w:t>Nkoauftragstatus.objectid  Datentyp: Double           (nzd)</w:t>
            </w:r>
          </w:p>
          <w:p w:rsidR="00D46B5D" w:rsidRPr="00E46BEE" w:rsidRDefault="00D46B5D" w:rsidP="00D46B5D">
            <w:pPr>
              <w:spacing w:after="0"/>
              <w:rPr>
                <w:rFonts w:cs="Arial"/>
                <w:sz w:val="20"/>
              </w:rPr>
            </w:pPr>
            <w:r w:rsidRPr="00E46BEE">
              <w:rPr>
                <w:rFonts w:cs="Arial"/>
                <w:sz w:val="20"/>
              </w:rPr>
              <w:t xml:space="preserve">Nkoauftragstatus.nkname Datentyp: Zeichenfolge (255)  </w:t>
            </w:r>
          </w:p>
        </w:tc>
      </w:tr>
      <w:tr w:rsidR="00D46B5D" w:rsidRPr="00E46BEE" w:rsidTr="00D46B5D">
        <w:tc>
          <w:tcPr>
            <w:tcW w:w="1242" w:type="dxa"/>
          </w:tcPr>
          <w:p w:rsidR="00D46B5D" w:rsidRPr="00E46BEE" w:rsidRDefault="00D46B5D" w:rsidP="00D46B5D">
            <w:pPr>
              <w:spacing w:after="0"/>
              <w:jc w:val="center"/>
              <w:rPr>
                <w:rFonts w:cs="Arial"/>
                <w:color w:val="FF0000"/>
                <w:sz w:val="20"/>
              </w:rPr>
            </w:pPr>
            <w:r w:rsidRPr="00E46BEE">
              <w:rPr>
                <w:rFonts w:cs="Arial"/>
                <w:sz w:val="20"/>
              </w:rPr>
              <w:t>Zugestimmt</w:t>
            </w:r>
            <w:r w:rsidRPr="00E46BEE">
              <w:rPr>
                <w:rFonts w:cs="Arial"/>
                <w:color w:val="FF0000"/>
                <w:sz w:val="20"/>
              </w:rPr>
              <w:t xml:space="preserve">   </w:t>
            </w:r>
          </w:p>
          <w:p w:rsidR="00D46B5D" w:rsidRPr="00E46BEE" w:rsidRDefault="00D46B5D" w:rsidP="00D46B5D">
            <w:pPr>
              <w:spacing w:after="0"/>
              <w:jc w:val="center"/>
              <w:rPr>
                <w:rFonts w:cs="Arial"/>
                <w:sz w:val="20"/>
              </w:rPr>
            </w:pPr>
            <w:r w:rsidRPr="00E46BEE">
              <w:rPr>
                <w:rFonts w:cs="Arial"/>
                <w:sz w:val="20"/>
              </w:rPr>
              <w:t>12</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p w:rsidR="00D46B5D" w:rsidRPr="00E46BEE" w:rsidRDefault="00D46B5D" w:rsidP="00D46B5D">
            <w:pPr>
              <w:spacing w:after="0"/>
              <w:jc w:val="center"/>
              <w:rPr>
                <w:rFonts w:cs="Arial"/>
                <w:sz w:val="20"/>
              </w:rPr>
            </w:pPr>
          </w:p>
        </w:tc>
      </w:tr>
      <w:tr w:rsidR="00D46B5D" w:rsidRPr="00E46BEE" w:rsidTr="00D46B5D">
        <w:trPr>
          <w:trHeight w:val="400"/>
        </w:trPr>
        <w:tc>
          <w:tcPr>
            <w:tcW w:w="1242" w:type="dxa"/>
          </w:tcPr>
          <w:p w:rsidR="00D46B5D" w:rsidRPr="00E46BEE" w:rsidRDefault="00D46B5D" w:rsidP="00D46B5D">
            <w:pPr>
              <w:spacing w:after="0"/>
              <w:jc w:val="center"/>
              <w:rPr>
                <w:rFonts w:cs="Arial"/>
                <w:sz w:val="20"/>
              </w:rPr>
            </w:pPr>
            <w:r w:rsidRPr="00E46BEE">
              <w:rPr>
                <w:rFonts w:cs="Arial"/>
                <w:sz w:val="20"/>
              </w:rPr>
              <w:t>In Planung</w:t>
            </w:r>
          </w:p>
          <w:p w:rsidR="00D46B5D" w:rsidRPr="00E46BEE" w:rsidRDefault="00D46B5D" w:rsidP="00D46B5D">
            <w:pPr>
              <w:spacing w:after="0"/>
              <w:jc w:val="center"/>
              <w:rPr>
                <w:rFonts w:cs="Arial"/>
                <w:sz w:val="20"/>
              </w:rPr>
            </w:pPr>
            <w:r w:rsidRPr="00E46BEE">
              <w:rPr>
                <w:rFonts w:cs="Arial"/>
                <w:sz w:val="20"/>
              </w:rPr>
              <w:t>13</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In Ausführung</w:t>
            </w:r>
          </w:p>
          <w:p w:rsidR="00D46B5D" w:rsidRPr="00E46BEE" w:rsidRDefault="00D46B5D" w:rsidP="00D46B5D">
            <w:pPr>
              <w:spacing w:after="0"/>
              <w:jc w:val="center"/>
              <w:rPr>
                <w:rFonts w:cs="Arial"/>
                <w:sz w:val="20"/>
              </w:rPr>
            </w:pPr>
            <w:r w:rsidRPr="00E46BEE">
              <w:rPr>
                <w:rFonts w:cs="Arial"/>
                <w:sz w:val="20"/>
              </w:rPr>
              <w:t>14</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Pr>
                <w:rFonts w:cs="Arial"/>
                <w:sz w:val="20"/>
              </w:rPr>
              <w:t>b</w:t>
            </w:r>
            <w:r w:rsidRPr="00E46BEE">
              <w:rPr>
                <w:rFonts w:cs="Arial"/>
                <w:sz w:val="20"/>
              </w:rPr>
              <w:t>eauftragt</w:t>
            </w:r>
          </w:p>
          <w:p w:rsidR="00D46B5D" w:rsidRPr="00E46BEE" w:rsidRDefault="00D46B5D" w:rsidP="00D46B5D">
            <w:pPr>
              <w:spacing w:after="0"/>
              <w:jc w:val="center"/>
              <w:rPr>
                <w:rFonts w:cs="Arial"/>
                <w:sz w:val="20"/>
              </w:rPr>
            </w:pPr>
            <w:r>
              <w:rPr>
                <w:rFonts w:cs="Arial"/>
                <w:sz w:val="20"/>
              </w:rPr>
              <w:t>02</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p>
        </w:tc>
        <w:tc>
          <w:tcPr>
            <w:tcW w:w="1701" w:type="dxa"/>
            <w:shd w:val="clear" w:color="auto" w:fill="auto"/>
          </w:tcPr>
          <w:p w:rsidR="00D46B5D" w:rsidRDefault="00D46B5D" w:rsidP="00D46B5D">
            <w:pPr>
              <w:spacing w:after="0"/>
              <w:jc w:val="center"/>
              <w:rPr>
                <w:rFonts w:cs="Arial"/>
                <w:sz w:val="20"/>
              </w:rPr>
            </w:pPr>
            <w:r>
              <w:rPr>
                <w:rFonts w:cs="Arial"/>
                <w:sz w:val="20"/>
              </w:rPr>
              <w:t>erledigt</w:t>
            </w:r>
          </w:p>
          <w:p w:rsidR="00D46B5D" w:rsidRPr="00E46BEE" w:rsidRDefault="00D46B5D" w:rsidP="00D46B5D">
            <w:pPr>
              <w:spacing w:after="0"/>
              <w:jc w:val="center"/>
              <w:rPr>
                <w:rFonts w:cs="Arial"/>
                <w:sz w:val="20"/>
              </w:rPr>
            </w:pPr>
            <w:r>
              <w:rPr>
                <w:rFonts w:cs="Arial"/>
                <w:sz w:val="20"/>
              </w:rPr>
              <w:t>05</w:t>
            </w:r>
          </w:p>
        </w:tc>
        <w:tc>
          <w:tcPr>
            <w:tcW w:w="4110" w:type="dxa"/>
          </w:tcPr>
          <w:p w:rsidR="00D46B5D" w:rsidRPr="00E46BEE" w:rsidRDefault="00D46B5D" w:rsidP="00D46B5D">
            <w:pPr>
              <w:spacing w:after="0"/>
              <w:rPr>
                <w:rFonts w:cs="Arial"/>
                <w:sz w:val="20"/>
              </w:rPr>
            </w:pPr>
          </w:p>
        </w:tc>
      </w:tr>
    </w:tbl>
    <w:p w:rsidR="000D55BB" w:rsidRDefault="000D55BB" w:rsidP="00D46B5D">
      <w:pPr>
        <w:rPr>
          <w:b/>
        </w:rPr>
      </w:pPr>
    </w:p>
    <w:p w:rsidR="00D46B5D" w:rsidRPr="00AF7AD4" w:rsidRDefault="00D46B5D" w:rsidP="00D46B5D">
      <w:pPr>
        <w:rPr>
          <w:b/>
        </w:rPr>
      </w:pPr>
      <w:commentRangeStart w:id="168"/>
      <w:r w:rsidRPr="00AF7AD4">
        <w:rPr>
          <w:b/>
        </w:rPr>
        <w:t xml:space="preserve">Bemerkung: </w:t>
      </w:r>
    </w:p>
    <w:p w:rsidR="00836F87" w:rsidRDefault="00D46B5D" w:rsidP="00836F87">
      <w:r>
        <w:t>Anders als bei der SAP-Kopplung, erfolgt nach dem Status beauftragt in novaKANDIS eine manuelle Erledigtsetzung bezogen auf den Sanierungsabschnitt innerhalb des Sanierungsauftragsnavigator oder bezogen auf den gesamten Sanierungsauftrag</w:t>
      </w:r>
      <w:r w:rsidR="008A0097">
        <w:t xml:space="preserve">. Bei der </w:t>
      </w:r>
      <w:r w:rsidR="008A0097">
        <w:lastRenderedPageBreak/>
        <w:t xml:space="preserve">Erledigtsetzung eines Sanierungsauftrags werden </w:t>
      </w:r>
      <w:r>
        <w:t xml:space="preserve"> alle zugehörigen Sanierungsabschnitte </w:t>
      </w:r>
      <w:r w:rsidR="008A0097">
        <w:t xml:space="preserve">ebenfalls </w:t>
      </w:r>
      <w:r>
        <w:t xml:space="preserve">auf erledigt gesetzt. </w:t>
      </w:r>
    </w:p>
    <w:commentRangeEnd w:id="168"/>
    <w:p w:rsidR="008A0097" w:rsidRDefault="00703ED6" w:rsidP="00836F87">
      <w:r>
        <w:rPr>
          <w:rStyle w:val="Kommentarzeichen"/>
        </w:rPr>
        <w:commentReference w:id="168"/>
      </w:r>
    </w:p>
    <w:p w:rsidR="006400F0" w:rsidDel="001D7C70" w:rsidRDefault="001D7C70" w:rsidP="00836F87">
      <w:pPr>
        <w:rPr>
          <w:del w:id="169" w:author="msat" w:date="2013-03-11T09:31:00Z"/>
        </w:rPr>
      </w:pPr>
      <w:ins w:id="170" w:author="msat" w:date="2013-03-11T09:31:00Z">
        <w:r>
          <w:t>3.  Statusvererbung in novaKANDIS</w:t>
        </w:r>
      </w:ins>
      <w:ins w:id="171" w:author="msat" w:date="2013-03-11T09:37:00Z">
        <w:r>
          <w:t xml:space="preserve"> bezogen auf die SAP-Kopplung</w:t>
        </w:r>
      </w:ins>
    </w:p>
    <w:p w:rsidR="001D7C70" w:rsidRDefault="001D7C70" w:rsidP="00836F87">
      <w:pPr>
        <w:rPr>
          <w:ins w:id="172" w:author="msat" w:date="2013-03-11T09:32:00Z"/>
        </w:rPr>
      </w:pPr>
    </w:p>
    <w:tbl>
      <w:tblPr>
        <w:tblW w:w="8096" w:type="dxa"/>
        <w:tblInd w:w="55" w:type="dxa"/>
        <w:tblLayout w:type="fixed"/>
        <w:tblCellMar>
          <w:left w:w="70" w:type="dxa"/>
          <w:right w:w="70" w:type="dxa"/>
        </w:tblCellMar>
        <w:tblLook w:val="0000"/>
      </w:tblPr>
      <w:tblGrid>
        <w:gridCol w:w="2142"/>
        <w:gridCol w:w="2410"/>
        <w:gridCol w:w="1701"/>
        <w:gridCol w:w="1843"/>
      </w:tblGrid>
      <w:tr w:rsidR="001D7C70" w:rsidRPr="00535541" w:rsidTr="001D7C70">
        <w:trPr>
          <w:trHeight w:val="264"/>
        </w:trPr>
        <w:tc>
          <w:tcPr>
            <w:tcW w:w="2142" w:type="dxa"/>
            <w:tcBorders>
              <w:top w:val="single" w:sz="4" w:space="0" w:color="auto"/>
              <w:left w:val="single" w:sz="4" w:space="0" w:color="auto"/>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Prüfung auf SAB-Ebene</w:t>
            </w:r>
          </w:p>
        </w:tc>
        <w:tc>
          <w:tcPr>
            <w:tcW w:w="4111" w:type="dxa"/>
            <w:gridSpan w:val="2"/>
            <w:tcBorders>
              <w:top w:val="single" w:sz="4" w:space="0" w:color="auto"/>
              <w:left w:val="nil"/>
              <w:bottom w:val="single" w:sz="4" w:space="0" w:color="auto"/>
              <w:right w:val="single" w:sz="4" w:space="0" w:color="000000"/>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Sanierungsabschnitt / Sanierungstechnik</w:t>
            </w:r>
          </w:p>
        </w:tc>
        <w:tc>
          <w:tcPr>
            <w:tcW w:w="1843" w:type="dxa"/>
            <w:tcBorders>
              <w:top w:val="single" w:sz="4" w:space="0" w:color="auto"/>
              <w:left w:val="nil"/>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Befunde</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p>
        </w:tc>
        <w:tc>
          <w:tcPr>
            <w:tcW w:w="2410" w:type="dxa"/>
            <w:tcBorders>
              <w:top w:val="nil"/>
              <w:left w:val="nil"/>
              <w:bottom w:val="single" w:sz="4" w:space="0" w:color="auto"/>
              <w:right w:val="single" w:sz="4" w:space="0" w:color="auto"/>
            </w:tcBorders>
            <w:shd w:val="clear" w:color="auto" w:fill="auto"/>
          </w:tcPr>
          <w:p w:rsidR="001D7C70" w:rsidRPr="001D7C70" w:rsidRDefault="001D7C70" w:rsidP="00921604">
            <w:pPr>
              <w:pStyle w:val="mcStandard"/>
              <w:jc w:val="left"/>
              <w:rPr>
                <w:b/>
                <w:szCs w:val="20"/>
                <w:lang w:eastAsia="ko-KR"/>
              </w:rPr>
            </w:pPr>
            <w:r w:rsidRPr="001D7C70">
              <w:rPr>
                <w:b/>
                <w:szCs w:val="20"/>
                <w:lang w:eastAsia="ko-KR"/>
              </w:rPr>
              <w:t xml:space="preserve">Verwaltungsstatus </w:t>
            </w:r>
          </w:p>
        </w:tc>
        <w:tc>
          <w:tcPr>
            <w:tcW w:w="1701" w:type="dxa"/>
            <w:tcBorders>
              <w:top w:val="nil"/>
              <w:left w:val="nil"/>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r w:rsidRPr="001D7C70">
              <w:rPr>
                <w:b/>
                <w:szCs w:val="20"/>
                <w:lang w:eastAsia="ko-KR"/>
              </w:rPr>
              <w:t>Auftragsstatus gilt nur für SAB</w:t>
            </w:r>
          </w:p>
          <w:p w:rsidR="001D7C70" w:rsidRPr="001D7C70" w:rsidRDefault="001D7C70" w:rsidP="001D7C70">
            <w:pPr>
              <w:pStyle w:val="mcStandard"/>
              <w:jc w:val="left"/>
              <w:rPr>
                <w:b/>
                <w:szCs w:val="20"/>
                <w:lang w:eastAsia="ko-KR"/>
              </w:rPr>
            </w:pPr>
          </w:p>
        </w:tc>
        <w:tc>
          <w:tcPr>
            <w:tcW w:w="1843" w:type="dxa"/>
            <w:tcBorders>
              <w:top w:val="nil"/>
              <w:left w:val="nil"/>
              <w:bottom w:val="single" w:sz="4" w:space="0" w:color="auto"/>
              <w:right w:val="single" w:sz="4" w:space="0" w:color="auto"/>
            </w:tcBorders>
            <w:shd w:val="clear" w:color="auto" w:fill="auto"/>
          </w:tcPr>
          <w:p w:rsidR="001D7C70" w:rsidRPr="001D7C70" w:rsidRDefault="001D7C70" w:rsidP="00C35FFD">
            <w:pPr>
              <w:pStyle w:val="mcStandard"/>
              <w:jc w:val="left"/>
              <w:rPr>
                <w:b/>
                <w:szCs w:val="20"/>
                <w:lang w:eastAsia="ko-KR"/>
              </w:rPr>
            </w:pPr>
            <w:r w:rsidRPr="001D7C70">
              <w:rPr>
                <w:b/>
                <w:szCs w:val="20"/>
                <w:lang w:eastAsia="ko-KR"/>
              </w:rPr>
              <w:t xml:space="preserve">Befundstatus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1159AF">
            <w:pPr>
              <w:pStyle w:val="mcStandard"/>
              <w:jc w:val="left"/>
              <w:rPr>
                <w:b/>
                <w:szCs w:val="20"/>
                <w:lang w:eastAsia="ko-KR"/>
              </w:rPr>
            </w:pPr>
            <w:r w:rsidRPr="001D7C70">
              <w:rPr>
                <w:b/>
                <w:szCs w:val="20"/>
                <w:lang w:eastAsia="ko-KR"/>
              </w:rPr>
              <w:t>SAP Beauftragung</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159AF" w:rsidRDefault="00921604">
            <w:pPr>
              <w:spacing w:after="0"/>
              <w:rPr>
                <w:ins w:id="173" w:author="msat" w:date="2013-03-11T09:39:00Z"/>
                <w:rFonts w:cs="Arial"/>
                <w:sz w:val="20"/>
              </w:rPr>
              <w:pPrChange w:id="174" w:author="msat" w:date="2013-03-11T09:40:00Z">
                <w:pPr>
                  <w:spacing w:after="0"/>
                  <w:jc w:val="center"/>
                </w:pPr>
              </w:pPrChange>
            </w:pPr>
            <w:ins w:id="175" w:author="msat" w:date="2013-03-11T09:39:00Z">
              <w:r w:rsidRPr="00E46BEE">
                <w:rPr>
                  <w:rFonts w:cs="Arial"/>
                  <w:sz w:val="20"/>
                </w:rPr>
                <w:t>BANF angelegt</w:t>
              </w:r>
            </w:ins>
          </w:p>
          <w:p w:rsidR="001D7C70" w:rsidRPr="001D7C70" w:rsidRDefault="001D7C70" w:rsidP="001159AF">
            <w:pPr>
              <w:pStyle w:val="mcStandard"/>
              <w:jc w:val="left"/>
              <w:rPr>
                <w:szCs w:val="20"/>
                <w:lang w:eastAsia="ko-KR"/>
              </w:rPr>
            </w:pPr>
            <w:del w:id="176" w:author="msat" w:date="2013-03-11T09:39:00Z">
              <w:r w:rsidRPr="001D7C70" w:rsidDel="00921604">
                <w:rPr>
                  <w:szCs w:val="20"/>
                  <w:lang w:eastAsia="ko-KR"/>
                </w:rPr>
                <w:delText>BANF wird in SAP angelegt</w:delText>
              </w:r>
            </w:del>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BANF angelegt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Beseitigung veranlasst</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del w:id="177" w:author="msat" w:date="2013-03-11T09:40:00Z">
              <w:r w:rsidRPr="001D7C70" w:rsidDel="00921604">
                <w:rPr>
                  <w:szCs w:val="20"/>
                  <w:lang w:eastAsia="ko-KR"/>
                </w:rPr>
                <w:delText>Bestellung wird gedruckt</w:delText>
              </w:r>
              <w:r w:rsidDel="00921604">
                <w:rPr>
                  <w:szCs w:val="20"/>
                  <w:lang w:eastAsia="ko-KR"/>
                </w:rPr>
                <w:delText xml:space="preserve"> (</w:delText>
              </w:r>
            </w:del>
            <w:r>
              <w:rPr>
                <w:szCs w:val="20"/>
                <w:lang w:eastAsia="ko-KR"/>
              </w:rPr>
              <w:t>beauftragt</w:t>
            </w:r>
            <w:del w:id="178" w:author="msat" w:date="2013-03-11T09:40:00Z">
              <w:r w:rsidDel="00921604">
                <w:rPr>
                  <w:szCs w:val="20"/>
                  <w:lang w:eastAsia="ko-KR"/>
                </w:rPr>
                <w:delText>)</w:delText>
              </w:r>
            </w:del>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beauftragt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in Arbeit</w:t>
            </w:r>
          </w:p>
        </w:tc>
      </w:tr>
      <w:tr w:rsidR="001D7C70" w:rsidRPr="00535541" w:rsidTr="001D7C70">
        <w:trPr>
          <w:trHeight w:val="528"/>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del w:id="179" w:author="msat" w:date="2013-03-11T09:40:00Z">
              <w:r w:rsidRPr="001D7C70" w:rsidDel="00921604">
                <w:rPr>
                  <w:szCs w:val="20"/>
                  <w:lang w:eastAsia="ko-KR"/>
                </w:rPr>
                <w:delText>Leistungserfassung</w:delText>
              </w:r>
              <w:r w:rsidRPr="001D7C70" w:rsidDel="00921604">
                <w:rPr>
                  <w:szCs w:val="20"/>
                  <w:lang w:eastAsia="ko-KR"/>
                </w:rPr>
                <w:br/>
                <w:delText>Sanierungsabsschnitt ist erledigt</w:delText>
              </w:r>
              <w:r w:rsidDel="00921604">
                <w:rPr>
                  <w:szCs w:val="20"/>
                  <w:lang w:eastAsia="ko-KR"/>
                </w:rPr>
                <w:delText xml:space="preserve"> (</w:delText>
              </w:r>
            </w:del>
            <w:r>
              <w:rPr>
                <w:szCs w:val="20"/>
                <w:lang w:eastAsia="ko-KR"/>
              </w:rPr>
              <w:t>erledigt</w:t>
            </w:r>
            <w:del w:id="180" w:author="msat" w:date="2013-03-11T09:40:00Z">
              <w:r w:rsidDel="00921604">
                <w:rPr>
                  <w:szCs w:val="20"/>
                  <w:lang w:eastAsia="ko-KR"/>
                </w:rPr>
                <w:delText>)</w:delText>
              </w:r>
            </w:del>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erledigt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erledigt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behoben</w:t>
            </w:r>
          </w:p>
        </w:tc>
      </w:tr>
    </w:tbl>
    <w:p w:rsidR="001D7C70" w:rsidRDefault="001D7C70" w:rsidP="00836F87">
      <w:pPr>
        <w:rPr>
          <w:ins w:id="181" w:author="msat" w:date="2013-03-11T09:32:00Z"/>
        </w:rPr>
      </w:pPr>
    </w:p>
    <w:p w:rsidR="006400F0" w:rsidRDefault="00921604" w:rsidP="00836F87">
      <w:ins w:id="182" w:author="msat" w:date="2013-03-11T09:39:00Z">
        <w:r>
          <w:t>Die jeweiligen Bezeichnungen in der Spalte Prüfung auf SAB-Ebene sind noch mit der IPS-Kopplung zu harmonisieren</w:t>
        </w:r>
      </w:ins>
      <w:ins w:id="183" w:author="msat" w:date="2013-03-11T09:40:00Z">
        <w:r w:rsidR="003746D6">
          <w:t>.</w:t>
        </w:r>
      </w:ins>
    </w:p>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Pr="00D46B5D" w:rsidRDefault="006400F0" w:rsidP="00836F87"/>
    <w:p w:rsidR="00882A7E" w:rsidRPr="008A0097" w:rsidRDefault="006A33B3" w:rsidP="002F3DF2">
      <w:pPr>
        <w:pStyle w:val="berschrift3"/>
      </w:pPr>
      <w:bookmarkStart w:id="184" w:name="_Toc350753899"/>
      <w:r w:rsidRPr="006A33B3">
        <w:lastRenderedPageBreak/>
        <w:t>Anpassungen in IPS</w:t>
      </w:r>
      <w:bookmarkEnd w:id="184"/>
    </w:p>
    <w:p w:rsidR="00A73F76" w:rsidRDefault="00A73F76" w:rsidP="00A73F76">
      <w:pPr>
        <w:numPr>
          <w:ilvl w:val="0"/>
          <w:numId w:val="34"/>
        </w:numPr>
        <w:rPr>
          <w:color w:val="000000"/>
        </w:rPr>
      </w:pPr>
      <w:r>
        <w:rPr>
          <w:color w:val="000000"/>
        </w:rPr>
        <w:t xml:space="preserve">Übernahme von Sanierungsabschnitten und Anlegen eines neuen Elementes im Auftragsvorrat mit Hilfe eines </w:t>
      </w:r>
      <w:commentRangeStart w:id="185"/>
      <w:r>
        <w:rPr>
          <w:color w:val="000000"/>
        </w:rPr>
        <w:t>autarken Schnittstellenprogramms</w:t>
      </w:r>
      <w:commentRangeEnd w:id="185"/>
      <w:r w:rsidR="00703ED6">
        <w:rPr>
          <w:rStyle w:val="Kommentarzeichen"/>
        </w:rPr>
        <w:commentReference w:id="185"/>
      </w:r>
      <w:r>
        <w:rPr>
          <w:color w:val="000000"/>
        </w:rPr>
        <w:t xml:space="preserve">. Die Übernahme geschieht durch Scan des Austauschverzeichnisses, Übernahme der Sanierungsabschnitte in ein neu anzulegendes Element des Auftragsvorrates und Löschen/Verschieben der abgearbeiteten Daten. Treten Unplausibilitäten auf, </w:t>
      </w:r>
      <w:commentRangeStart w:id="186"/>
      <w:r>
        <w:rPr>
          <w:color w:val="000000"/>
        </w:rPr>
        <w:t xml:space="preserve">werden die Daten nicht übernommen. </w:t>
      </w:r>
      <w:proofErr w:type="gramStart"/>
      <w:r>
        <w:rPr>
          <w:color w:val="000000"/>
        </w:rPr>
        <w:t>Statt dessen</w:t>
      </w:r>
      <w:proofErr w:type="gramEnd"/>
      <w:r>
        <w:rPr>
          <w:color w:val="000000"/>
        </w:rPr>
        <w:t xml:space="preserve"> werden hierfür durch Konfiguration vorgesehene Mitarbeiter </w:t>
      </w:r>
      <w:commentRangeStart w:id="187"/>
      <w:r>
        <w:rPr>
          <w:color w:val="000000"/>
        </w:rPr>
        <w:t xml:space="preserve">beim Anmelden in IPS </w:t>
      </w:r>
      <w:commentRangeEnd w:id="187"/>
      <w:r w:rsidR="00F64F4A">
        <w:rPr>
          <w:rStyle w:val="Kommentarzeichen"/>
        </w:rPr>
        <w:commentReference w:id="187"/>
      </w:r>
      <w:r>
        <w:rPr>
          <w:color w:val="000000"/>
        </w:rPr>
        <w:t>auf diese Unplausibilitäten hingewiesen.</w:t>
      </w:r>
      <w:commentRangeEnd w:id="186"/>
      <w:r w:rsidR="00703ED6">
        <w:rPr>
          <w:rStyle w:val="Kommentarzeichen"/>
        </w:rPr>
        <w:commentReference w:id="186"/>
      </w:r>
    </w:p>
    <w:p w:rsidR="00A73F76" w:rsidRDefault="00A73F76" w:rsidP="00A73F76">
      <w:pPr>
        <w:numPr>
          <w:ilvl w:val="0"/>
          <w:numId w:val="34"/>
        </w:numPr>
        <w:rPr>
          <w:color w:val="000000"/>
        </w:rPr>
      </w:pPr>
      <w:commentRangeStart w:id="188"/>
      <w:r>
        <w:rPr>
          <w:color w:val="000000"/>
        </w:rPr>
        <w:t xml:space="preserve">Händische Nachbearbeitung bereits in IPS vorhandener Haltungen bzgl. </w:t>
      </w:r>
      <w:proofErr w:type="gramStart"/>
      <w:r>
        <w:rPr>
          <w:color w:val="000000"/>
        </w:rPr>
        <w:t>Nachtragen</w:t>
      </w:r>
      <w:proofErr w:type="gramEnd"/>
      <w:r>
        <w:rPr>
          <w:color w:val="000000"/>
        </w:rPr>
        <w:t xml:space="preserve"> eines SAB-IDs.</w:t>
      </w:r>
      <w:commentRangeEnd w:id="188"/>
      <w:r w:rsidR="00703ED6">
        <w:rPr>
          <w:rStyle w:val="Kommentarzeichen"/>
        </w:rPr>
        <w:commentReference w:id="188"/>
      </w:r>
      <w:r>
        <w:rPr>
          <w:color w:val="000000"/>
        </w:rPr>
        <w:br/>
      </w:r>
      <w:r w:rsidR="0066145F">
        <w:rPr>
          <w:noProof/>
          <w:color w:val="000000"/>
        </w:rPr>
        <w:drawing>
          <wp:inline distT="0" distB="0" distL="0" distR="0">
            <wp:extent cx="4983692" cy="4068522"/>
            <wp:effectExtent l="19050" t="0" r="7408"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979520" cy="4065116"/>
                    </a:xfrm>
                    <a:prstGeom prst="rect">
                      <a:avLst/>
                    </a:prstGeom>
                    <a:noFill/>
                    <a:ln w="9525">
                      <a:noFill/>
                      <a:miter lim="800000"/>
                      <a:headEnd/>
                      <a:tailEnd/>
                    </a:ln>
                  </pic:spPr>
                </pic:pic>
              </a:graphicData>
            </a:graphic>
          </wp:inline>
        </w:drawing>
      </w:r>
      <w:r>
        <w:rPr>
          <w:color w:val="000000"/>
        </w:rPr>
        <w:br/>
      </w:r>
      <w:ins w:id="189" w:author="gk" w:date="2013-03-12T12:45:00Z">
        <w:r w:rsidR="003B0587">
          <w:rPr>
            <w:color w:val="000000"/>
          </w:rPr>
          <w:t>Die Nachbearbeitung</w:t>
        </w:r>
      </w:ins>
      <w:ins w:id="190" w:author="gk" w:date="2013-03-12T12:46:00Z">
        <w:r w:rsidR="003B0587">
          <w:rPr>
            <w:color w:val="000000"/>
          </w:rPr>
          <w:t xml:space="preserve"> des Sanierungsabschnittes erfolgt im Haltungsbestand, auf den sowohl der IPS-Auftragsvorrat als auch die Projekte zugreifen</w:t>
        </w:r>
      </w:ins>
      <w:ins w:id="191" w:author="gk" w:date="2013-03-12T12:47:00Z">
        <w:r w:rsidR="00B81567">
          <w:rPr>
            <w:color w:val="000000"/>
          </w:rPr>
          <w:t>.</w:t>
        </w:r>
      </w:ins>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A73F76" w:rsidRPr="00790460" w:rsidRDefault="00A73F76" w:rsidP="00A73F76">
      <w:pPr>
        <w:numPr>
          <w:ilvl w:val="0"/>
          <w:numId w:val="34"/>
        </w:numPr>
        <w:rPr>
          <w:color w:val="000000"/>
        </w:rPr>
      </w:pPr>
      <w:commentRangeStart w:id="192"/>
      <w:r>
        <w:rPr>
          <w:color w:val="000000"/>
        </w:rPr>
        <w:t>Unmittelbares Erzeugen von CSV-Dateien mit Status-Änderungen von betroffenen Sanierungsabschnitten, wenn der Status hWB innerhalb der IPS-Oberfläche bei den Stammdaten geändert wird.</w:t>
      </w:r>
      <w:commentRangeEnd w:id="192"/>
      <w:r w:rsidR="00703ED6">
        <w:rPr>
          <w:rStyle w:val="Kommentarzeichen"/>
        </w:rPr>
        <w:commentReference w:id="192"/>
      </w:r>
      <w:r>
        <w:rPr>
          <w:color w:val="000000"/>
        </w:rPr>
        <w:br/>
      </w:r>
      <w:r>
        <w:rPr>
          <w:color w:val="000000"/>
        </w:rPr>
        <w:br/>
      </w:r>
      <w:r w:rsidR="0066145F">
        <w:rPr>
          <w:noProof/>
          <w:color w:val="000000"/>
        </w:rPr>
        <w:drawing>
          <wp:inline distT="0" distB="0" distL="0" distR="0">
            <wp:extent cx="4981575" cy="3990975"/>
            <wp:effectExtent l="1905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981575" cy="3990975"/>
                    </a:xfrm>
                    <a:prstGeom prst="rect">
                      <a:avLst/>
                    </a:prstGeom>
                    <a:noFill/>
                    <a:ln w="9525">
                      <a:noFill/>
                      <a:miter lim="800000"/>
                      <a:headEnd/>
                      <a:tailEnd/>
                    </a:ln>
                  </pic:spPr>
                </pic:pic>
              </a:graphicData>
            </a:graphic>
          </wp:inline>
        </w:drawing>
      </w:r>
      <w:r>
        <w:rPr>
          <w:color w:val="000000"/>
        </w:rPr>
        <w:br/>
      </w:r>
      <w:r>
        <w:rPr>
          <w:color w:val="000000"/>
        </w:rPr>
        <w:br/>
      </w:r>
      <w:r>
        <w:rPr>
          <w:color w:val="000000"/>
        </w:rPr>
        <w:br/>
      </w:r>
      <w:commentRangeStart w:id="193"/>
    </w:p>
    <w:bookmarkEnd w:id="46"/>
    <w:bookmarkEnd w:id="47"/>
    <w:bookmarkEnd w:id="48"/>
    <w:p w:rsidR="004939F5" w:rsidRPr="00E056CA" w:rsidRDefault="00D00C4B" w:rsidP="004939F5">
      <w:pPr>
        <w:pStyle w:val="berschrift2"/>
      </w:pPr>
      <w:r>
        <w:t xml:space="preserve"> </w:t>
      </w:r>
      <w:bookmarkStart w:id="194" w:name="_Toc350753900"/>
      <w:commentRangeStart w:id="195"/>
      <w:r w:rsidR="004939F5" w:rsidRPr="00E056CA">
        <w:t>T</w:t>
      </w:r>
      <w:commentRangeStart w:id="196"/>
      <w:r w:rsidR="004939F5" w:rsidRPr="00E056CA">
        <w:t>estumgebung</w:t>
      </w:r>
      <w:commentRangeEnd w:id="196"/>
      <w:commentRangeEnd w:id="195"/>
      <w:r w:rsidR="001159AF">
        <w:rPr>
          <w:rStyle w:val="Kommentarzeichen"/>
          <w:b w:val="0"/>
        </w:rPr>
        <w:commentReference w:id="195"/>
      </w:r>
      <w:r w:rsidR="00DA133F">
        <w:rPr>
          <w:rStyle w:val="Kommentarzeichen"/>
          <w:b w:val="0"/>
        </w:rPr>
        <w:commentReference w:id="196"/>
      </w:r>
      <w:bookmarkEnd w:id="194"/>
    </w:p>
    <w:p w:rsidR="004939F5" w:rsidRPr="00E056CA" w:rsidDel="00DD1DD4" w:rsidRDefault="004939F5" w:rsidP="004939F5">
      <w:pPr>
        <w:rPr>
          <w:del w:id="197" w:author="msat" w:date="2013-03-11T09:42:00Z"/>
        </w:rPr>
      </w:pPr>
    </w:p>
    <w:p w:rsidR="004939F5" w:rsidRPr="003746D6" w:rsidRDefault="00640FD6" w:rsidP="004939F5">
      <w:pPr>
        <w:pStyle w:val="berschrift3"/>
        <w:rPr>
          <w:rPrChange w:id="198" w:author="msat" w:date="2013-03-11T09:41:00Z">
            <w:rPr>
              <w:lang w:val="en-US"/>
            </w:rPr>
          </w:rPrChange>
        </w:rPr>
      </w:pPr>
      <w:bookmarkStart w:id="199" w:name="_Toc350753901"/>
      <w:r w:rsidRPr="00640FD6">
        <w:rPr>
          <w:rPrChange w:id="200" w:author="msat" w:date="2013-03-11T09:41:00Z">
            <w:rPr>
              <w:sz w:val="16"/>
              <w:szCs w:val="16"/>
              <w:lang w:val="en-US"/>
            </w:rPr>
          </w:rPrChange>
        </w:rPr>
        <w:t>Allgemein</w:t>
      </w:r>
      <w:bookmarkEnd w:id="199"/>
    </w:p>
    <w:p w:rsidR="004939F5" w:rsidRPr="00E056CA" w:rsidRDefault="004939F5" w:rsidP="004939F5">
      <w:pPr>
        <w:rPr>
          <w:rFonts w:cs="Arial"/>
          <w:sz w:val="24"/>
          <w:szCs w:val="24"/>
        </w:rPr>
      </w:pPr>
    </w:p>
    <w:p w:rsidR="004939F5" w:rsidRPr="00E056CA" w:rsidRDefault="004939F5" w:rsidP="004939F5">
      <w:pPr>
        <w:rPr>
          <w:rFonts w:cs="Arial"/>
          <w:szCs w:val="22"/>
        </w:rPr>
      </w:pPr>
      <w:r w:rsidRPr="00E056CA">
        <w:rPr>
          <w:rFonts w:cs="Arial"/>
          <w:szCs w:val="22"/>
        </w:rPr>
        <w:t xml:space="preserve">Die hanseWasser besitzt für das Kanalinformationssystem keine permanente Testumgebung und wird dies aufgrund der positiven Erfahrungen der Vergangenheit auch nicht einführen. </w:t>
      </w:r>
    </w:p>
    <w:p w:rsidR="004939F5" w:rsidRPr="00E056CA" w:rsidRDefault="004939F5" w:rsidP="004939F5">
      <w:pPr>
        <w:rPr>
          <w:rFonts w:cs="Arial"/>
          <w:szCs w:val="22"/>
        </w:rPr>
      </w:pPr>
      <w:r w:rsidRPr="00E056CA">
        <w:rPr>
          <w:rFonts w:cs="Arial"/>
          <w:szCs w:val="22"/>
        </w:rPr>
        <w:t>Deshalb möchten wir die Testumgebung des neuen UT Integrators sowie der neuen nk-Adaptoren parallel auf unserem jetzigen Produktivserver implementieren. Da es hier einen technologischen Wechsel in der Funktionsweise der Schnittstelle gab, steht aus unserer Sicht einem zeitweisen Parallelbetrieb nichts entgegen. Wir bitten Sie uns anhand dieser Ausgangssituation kurz die technische Umsetzung zu skizzieren, damit wir rechtzeitig mögliche notwendige Vorbereitungen treffen können.</w:t>
      </w:r>
    </w:p>
    <w:p w:rsidR="004939F5" w:rsidRPr="00E056CA" w:rsidRDefault="004939F5" w:rsidP="004939F5">
      <w:pPr>
        <w:rPr>
          <w:rFonts w:cs="Arial"/>
          <w:szCs w:val="22"/>
        </w:rPr>
      </w:pPr>
      <w:r w:rsidRPr="00E056CA">
        <w:rPr>
          <w:rFonts w:cs="Arial"/>
          <w:szCs w:val="22"/>
        </w:rPr>
        <w:t>Dies betrifft nur die serverseitigen Arbeiten, sollten für den Betrieb der neuen Schnittstelle auch Änderungen auf Clientseite nötig werden, können jederzeit zeitnah einen Testclient zur Verfügung stellen.</w:t>
      </w:r>
    </w:p>
    <w:p w:rsidR="004939F5" w:rsidRPr="00E056CA" w:rsidRDefault="004939F5" w:rsidP="004939F5">
      <w:pPr>
        <w:rPr>
          <w:rFonts w:cs="Arial"/>
          <w:szCs w:val="22"/>
        </w:rPr>
      </w:pPr>
    </w:p>
    <w:p w:rsidR="004939F5" w:rsidRPr="00E056CA" w:rsidRDefault="004939F5" w:rsidP="004939F5">
      <w:pPr>
        <w:rPr>
          <w:rFonts w:cs="Arial"/>
          <w:szCs w:val="22"/>
        </w:rPr>
      </w:pPr>
      <w:r w:rsidRPr="00E056CA">
        <w:rPr>
          <w:rFonts w:cs="Arial"/>
          <w:szCs w:val="22"/>
        </w:rPr>
        <w:t>Kurze Info zum Produktivsystem (momentan aus 2 Servern bestehend):</w:t>
      </w:r>
    </w:p>
    <w:p w:rsidR="004939F5" w:rsidRPr="00E056CA" w:rsidRDefault="004939F5" w:rsidP="004939F5">
      <w:pPr>
        <w:rPr>
          <w:rFonts w:cs="Arial"/>
          <w:szCs w:val="22"/>
        </w:rPr>
      </w:pPr>
    </w:p>
    <w:p w:rsidR="004939F5" w:rsidRPr="00E056CA" w:rsidRDefault="004939F5" w:rsidP="004939F5">
      <w:pPr>
        <w:pStyle w:val="Listenabsatz"/>
        <w:numPr>
          <w:ilvl w:val="0"/>
          <w:numId w:val="40"/>
        </w:numPr>
      </w:pPr>
      <w:r w:rsidRPr="00E056CA">
        <w:rPr>
          <w:rFonts w:ascii="Arial" w:hAnsi="Arial" w:cs="Arial"/>
        </w:rPr>
        <w:t>KISSDE (Datenbankserver): Oracle DB</w:t>
      </w:r>
    </w:p>
    <w:p w:rsidR="004939F5" w:rsidRPr="001159AF" w:rsidRDefault="004939F5" w:rsidP="004939F5">
      <w:pPr>
        <w:pStyle w:val="Listenabsatz"/>
        <w:numPr>
          <w:ilvl w:val="0"/>
          <w:numId w:val="40"/>
        </w:numPr>
        <w:rPr>
          <w:ins w:id="201" w:author="gk" w:date="2013-03-12T11:56:00Z"/>
          <w:rPrChange w:id="202" w:author="gk" w:date="2013-03-12T11:56:00Z">
            <w:rPr>
              <w:ins w:id="203" w:author="gk" w:date="2013-03-12T11:56:00Z"/>
              <w:rFonts w:ascii="Arial" w:hAnsi="Arial" w:cs="Arial"/>
            </w:rPr>
          </w:rPrChange>
        </w:rPr>
      </w:pPr>
      <w:r w:rsidRPr="00E056CA">
        <w:rPr>
          <w:rFonts w:ascii="Arial" w:hAnsi="Arial" w:cs="Arial"/>
        </w:rPr>
        <w:t xml:space="preserve">KISSDEAPP (Applikationsserver): ArcSDE, </w:t>
      </w:r>
      <w:proofErr w:type="spellStart"/>
      <w:r w:rsidRPr="00E056CA">
        <w:rPr>
          <w:rFonts w:ascii="Arial" w:hAnsi="Arial" w:cs="Arial"/>
        </w:rPr>
        <w:t>ArcGIS</w:t>
      </w:r>
      <w:proofErr w:type="spellEnd"/>
      <w:r w:rsidRPr="00E056CA">
        <w:rPr>
          <w:rFonts w:ascii="Arial" w:hAnsi="Arial" w:cs="Arial"/>
        </w:rPr>
        <w:t xml:space="preserve"> Server, WebOffice, UT-Integrator</w:t>
      </w:r>
      <w:ins w:id="204" w:author="gk" w:date="2013-03-12T11:56:00Z">
        <w:r w:rsidR="001159AF">
          <w:rPr>
            <w:rFonts w:ascii="Arial" w:hAnsi="Arial" w:cs="Arial"/>
          </w:rPr>
          <w:br/>
        </w:r>
      </w:ins>
    </w:p>
    <w:p w:rsidR="001159AF" w:rsidRPr="00E056CA" w:rsidRDefault="001159AF" w:rsidP="001159AF">
      <w:pPr>
        <w:pPrChange w:id="205" w:author="gk" w:date="2013-03-12T11:56:00Z">
          <w:pPr>
            <w:pStyle w:val="Listenabsatz"/>
            <w:numPr>
              <w:numId w:val="40"/>
            </w:numPr>
            <w:ind w:hanging="360"/>
          </w:pPr>
        </w:pPrChange>
      </w:pPr>
      <w:ins w:id="206" w:author="gk" w:date="2013-03-12T11:56:00Z">
        <w:r>
          <w:t xml:space="preserve">Für IPS besteht bei hWB/N5 eine Testdatenbank, die </w:t>
        </w:r>
      </w:ins>
      <w:ins w:id="207" w:author="gk" w:date="2013-03-12T11:57:00Z">
        <w:r>
          <w:t xml:space="preserve">als </w:t>
        </w:r>
        <w:proofErr w:type="spellStart"/>
        <w:r>
          <w:t>Momentankopie</w:t>
        </w:r>
        <w:proofErr w:type="spellEnd"/>
        <w:r>
          <w:t xml:space="preserve"> aus dem Produktivsystem erzeugt </w:t>
        </w:r>
      </w:ins>
      <w:ins w:id="208" w:author="gk" w:date="2013-03-12T11:59:00Z">
        <w:r>
          <w:t xml:space="preserve">und ab dann parallel betrieben </w:t>
        </w:r>
      </w:ins>
      <w:ins w:id="209" w:author="gk" w:date="2013-03-12T11:57:00Z">
        <w:r>
          <w:t xml:space="preserve">werden kann. </w:t>
        </w:r>
      </w:ins>
      <w:ins w:id="210" w:author="gk" w:date="2013-03-12T11:58:00Z">
        <w:r>
          <w:t>Beim Export aus</w:t>
        </w:r>
      </w:ins>
      <w:ins w:id="211" w:author="gk" w:date="2013-03-12T11:59:00Z">
        <w:r>
          <w:t xml:space="preserve"> KISS/Import in IPS kann die </w:t>
        </w:r>
      </w:ins>
      <w:ins w:id="212" w:author="gk" w:date="2013-03-12T12:02:00Z">
        <w:r>
          <w:t>IPS-D</w:t>
        </w:r>
      </w:ins>
      <w:ins w:id="213" w:author="gk" w:date="2013-03-12T11:59:00Z">
        <w:r>
          <w:t>atenbank parametriert werden.</w:t>
        </w:r>
      </w:ins>
      <w:ins w:id="214" w:author="gk" w:date="2013-03-12T12:00:00Z">
        <w:r>
          <w:t xml:space="preserve"> Beim Export aus IPS/Import in KISS werden die Austausch-CSV-Dateien in einem Austauschverzeichnis abgelegt</w:t>
        </w:r>
      </w:ins>
      <w:ins w:id="215" w:author="gk" w:date="2013-03-12T12:01:00Z">
        <w:r>
          <w:t>. In welches KISS-System diese übernommen werden, ist Sache des KISS-Imports.</w:t>
        </w:r>
      </w:ins>
    </w:p>
    <w:p w:rsidR="004939F5" w:rsidRDefault="004939F5" w:rsidP="004939F5">
      <w:pPr>
        <w:pStyle w:val="berschrift3"/>
        <w:rPr>
          <w:lang w:val="en-US"/>
        </w:rPr>
      </w:pPr>
      <w:bookmarkStart w:id="216" w:name="_Toc350753902"/>
      <w:r w:rsidRPr="00E056CA">
        <w:rPr>
          <w:lang w:val="en-US"/>
        </w:rPr>
        <w:t>Hardware</w:t>
      </w:r>
      <w:bookmarkEnd w:id="216"/>
    </w:p>
    <w:p w:rsidR="00E056CA" w:rsidRPr="00E056CA" w:rsidRDefault="00E056CA" w:rsidP="00E056CA">
      <w:pPr>
        <w:pStyle w:val="Listenabsatz"/>
        <w:numPr>
          <w:ilvl w:val="0"/>
          <w:numId w:val="43"/>
        </w:numPr>
        <w:rPr>
          <w:lang w:val="en-US"/>
        </w:rPr>
      </w:pPr>
      <w:r w:rsidRPr="00E056CA">
        <w:rPr>
          <w:lang w:val="en-US"/>
        </w:rPr>
        <w:t>Grafik</w:t>
      </w:r>
    </w:p>
    <w:p w:rsidR="004939F5" w:rsidRPr="00E056CA" w:rsidRDefault="004939F5" w:rsidP="004939F5">
      <w:pPr>
        <w:pStyle w:val="berschrift3"/>
        <w:rPr>
          <w:lang w:val="en-US"/>
        </w:rPr>
      </w:pPr>
      <w:bookmarkStart w:id="217" w:name="_Toc350753903"/>
      <w:r w:rsidRPr="00E056CA">
        <w:rPr>
          <w:lang w:val="en-US"/>
        </w:rPr>
        <w:t>Software</w:t>
      </w:r>
      <w:bookmarkEnd w:id="217"/>
    </w:p>
    <w:p w:rsidR="00DE5F98" w:rsidRPr="00143D5E" w:rsidRDefault="00DE5F98" w:rsidP="00DE5F98">
      <w:pPr>
        <w:pStyle w:val="Listenabsatz"/>
        <w:numPr>
          <w:ilvl w:val="0"/>
          <w:numId w:val="42"/>
        </w:numPr>
        <w:rPr>
          <w:rFonts w:ascii="Arial" w:hAnsi="Arial" w:cs="Arial"/>
        </w:rPr>
      </w:pPr>
      <w:r w:rsidRPr="00143D5E">
        <w:rPr>
          <w:rFonts w:ascii="Arial" w:hAnsi="Arial" w:cs="Arial"/>
        </w:rPr>
        <w:t>Es wird im KIS-System mit einer eigenen Test-Version gearbeitet.</w:t>
      </w:r>
    </w:p>
    <w:p w:rsidR="004939F5" w:rsidRPr="00E056CA" w:rsidRDefault="004939F5" w:rsidP="004939F5">
      <w:pPr>
        <w:pStyle w:val="berschrift3"/>
        <w:rPr>
          <w:lang w:val="en-US"/>
        </w:rPr>
      </w:pPr>
      <w:bookmarkStart w:id="218" w:name="_Toc350753904"/>
      <w:proofErr w:type="spellStart"/>
      <w:r w:rsidRPr="00E056CA">
        <w:rPr>
          <w:lang w:val="en-US"/>
        </w:rPr>
        <w:t>Testszenarien</w:t>
      </w:r>
      <w:bookmarkEnd w:id="218"/>
      <w:proofErr w:type="spellEnd"/>
    </w:p>
    <w:p w:rsidR="001944D8" w:rsidRPr="00143D5E" w:rsidRDefault="001944D8" w:rsidP="00DE5F98">
      <w:pPr>
        <w:pStyle w:val="Listenabsatz"/>
        <w:numPr>
          <w:ilvl w:val="0"/>
          <w:numId w:val="41"/>
        </w:numPr>
        <w:rPr>
          <w:rFonts w:ascii="Arial" w:hAnsi="Arial" w:cs="Arial"/>
        </w:rPr>
      </w:pPr>
      <w:r w:rsidRPr="00143D5E">
        <w:rPr>
          <w:rFonts w:ascii="Arial" w:hAnsi="Arial" w:cs="Arial"/>
        </w:rPr>
        <w:t xml:space="preserve">Testaufträge werden aus dem aktuellen Auftragsvorrat für Reparaturen (Teilprojekt </w:t>
      </w:r>
      <w:r w:rsidR="00DE5F98" w:rsidRPr="00143D5E">
        <w:rPr>
          <w:rFonts w:ascii="Arial" w:hAnsi="Arial" w:cs="Arial"/>
        </w:rPr>
        <w:t xml:space="preserve">1, </w:t>
      </w:r>
      <w:r w:rsidRPr="00143D5E">
        <w:rPr>
          <w:rFonts w:ascii="Arial" w:hAnsi="Arial" w:cs="Arial"/>
        </w:rPr>
        <w:t>Update UT-Integrator</w:t>
      </w:r>
      <w:r w:rsidR="00DE5F98" w:rsidRPr="00143D5E">
        <w:rPr>
          <w:rFonts w:ascii="Arial" w:hAnsi="Arial" w:cs="Arial"/>
        </w:rPr>
        <w:t>)</w:t>
      </w:r>
      <w:r w:rsidRPr="00143D5E">
        <w:rPr>
          <w:rFonts w:ascii="Arial" w:hAnsi="Arial" w:cs="Arial"/>
        </w:rPr>
        <w:t xml:space="preserve"> und  </w:t>
      </w:r>
      <w:r w:rsidR="00DE5F98" w:rsidRPr="00143D5E">
        <w:rPr>
          <w:rFonts w:ascii="Arial" w:hAnsi="Arial" w:cs="Arial"/>
        </w:rPr>
        <w:t xml:space="preserve">Instandsetzung (Teilprojekt 2, Installation </w:t>
      </w:r>
      <w:proofErr w:type="spellStart"/>
      <w:r w:rsidR="00DE5F98" w:rsidRPr="00143D5E">
        <w:rPr>
          <w:rFonts w:ascii="Arial" w:hAnsi="Arial" w:cs="Arial"/>
        </w:rPr>
        <w:t>InKASS</w:t>
      </w:r>
      <w:proofErr w:type="spellEnd"/>
      <w:r w:rsidR="00DE5F98" w:rsidRPr="00143D5E">
        <w:rPr>
          <w:rFonts w:ascii="Arial" w:hAnsi="Arial" w:cs="Arial"/>
        </w:rPr>
        <w:t>) entnommen.</w:t>
      </w:r>
    </w:p>
    <w:p w:rsidR="004939F5" w:rsidRPr="00E056CA" w:rsidRDefault="004939F5" w:rsidP="004939F5">
      <w:pPr>
        <w:pStyle w:val="berschrift3"/>
        <w:rPr>
          <w:lang w:val="en-US"/>
        </w:rPr>
      </w:pPr>
      <w:bookmarkStart w:id="219" w:name="_Toc350753905"/>
      <w:proofErr w:type="spellStart"/>
      <w:r w:rsidRPr="00E056CA">
        <w:rPr>
          <w:lang w:val="en-US"/>
        </w:rPr>
        <w:t>Fehlerbehandlung</w:t>
      </w:r>
      <w:bookmarkEnd w:id="219"/>
      <w:proofErr w:type="spellEnd"/>
    </w:p>
    <w:p w:rsidR="00AB5500" w:rsidRPr="00E056CA" w:rsidRDefault="00AB5500" w:rsidP="00D00C4B">
      <w:pPr>
        <w:pStyle w:val="berschrift3"/>
        <w:numPr>
          <w:ilvl w:val="0"/>
          <w:numId w:val="0"/>
        </w:numPr>
        <w:ind w:left="1134"/>
      </w:pPr>
    </w:p>
    <w:p w:rsidR="004939F5" w:rsidRPr="00E056CA" w:rsidRDefault="004939F5" w:rsidP="004939F5">
      <w:pPr>
        <w:pStyle w:val="berschrift2"/>
      </w:pPr>
      <w:bookmarkStart w:id="220" w:name="_Toc350753906"/>
      <w:r w:rsidRPr="00E056CA">
        <w:t>Abnahme</w:t>
      </w:r>
      <w:bookmarkEnd w:id="220"/>
    </w:p>
    <w:commentRangeEnd w:id="193"/>
    <w:p w:rsidR="00AB5500" w:rsidRDefault="00FE40F3" w:rsidP="00C334C1">
      <w:r>
        <w:rPr>
          <w:rStyle w:val="Kommentarzeichen"/>
        </w:rPr>
        <w:commentReference w:id="193"/>
      </w:r>
    </w:p>
    <w:p w:rsidR="00AB5500" w:rsidRDefault="00AB5500" w:rsidP="00C334C1"/>
    <w:p w:rsidR="00AB5500" w:rsidRDefault="00DD1DD4" w:rsidP="00C334C1">
      <w:pPr>
        <w:rPr>
          <w:ins w:id="221" w:author="msat" w:date="2013-03-11T09:44:00Z"/>
        </w:rPr>
      </w:pPr>
      <w:ins w:id="222" w:author="msat" w:date="2013-03-11T09:45:00Z">
        <w:r>
          <w:t xml:space="preserve">CADMAP: </w:t>
        </w:r>
      </w:ins>
    </w:p>
    <w:p w:rsidR="00DD1DD4" w:rsidRDefault="00DD1DD4" w:rsidP="00C334C1">
      <w:pPr>
        <w:rPr>
          <w:ins w:id="223" w:author="msat" w:date="2013-03-11T09:44:00Z"/>
        </w:rPr>
      </w:pPr>
      <w:ins w:id="224" w:author="msat" w:date="2013-03-11T09:44:00Z">
        <w:r>
          <w:t xml:space="preserve">Bei den Hardware und Softwareanforderungen orientieren wir uns an den Vorgaben der AED-SICAD. </w:t>
        </w:r>
      </w:ins>
    </w:p>
    <w:p w:rsidR="00DD1DD4" w:rsidRDefault="00DD1DD4" w:rsidP="00C334C1">
      <w:pPr>
        <w:rPr>
          <w:ins w:id="225" w:author="msat" w:date="2013-03-11T09:44:00Z"/>
        </w:rPr>
      </w:pPr>
    </w:p>
    <w:p w:rsidR="00DD1DD4" w:rsidRDefault="00DD1DD4" w:rsidP="00C334C1">
      <w:pPr>
        <w:rPr>
          <w:ins w:id="226" w:author="msat" w:date="2013-03-11T09:45:00Z"/>
        </w:rPr>
      </w:pPr>
      <w:ins w:id="227" w:author="msat" w:date="2013-03-11T09:45:00Z">
        <w:r>
          <w:t xml:space="preserve">Fehlerbehandlung: </w:t>
        </w:r>
      </w:ins>
    </w:p>
    <w:p w:rsidR="00DD1DD4" w:rsidRDefault="00DD1DD4" w:rsidP="00C334C1">
      <w:ins w:id="228" w:author="msat" w:date="2013-03-11T09:45:00Z">
        <w:r>
          <w:t xml:space="preserve">Erfolgt protokollorientiert und ist in </w:t>
        </w:r>
      </w:ins>
      <w:ins w:id="229" w:author="msat" w:date="2013-03-11T09:46:00Z">
        <w:r>
          <w:t>den vorangegangenen Kapiteln</w:t>
        </w:r>
      </w:ins>
      <w:ins w:id="230" w:author="msat" w:date="2013-03-11T09:45:00Z">
        <w:r>
          <w:t xml:space="preserve"> beschrieben</w:t>
        </w:r>
      </w:ins>
      <w:ins w:id="231" w:author="msat" w:date="2013-03-11T09:44:00Z">
        <w:r>
          <w:t xml:space="preserve"> </w:t>
        </w:r>
      </w:ins>
    </w:p>
    <w:p w:rsidR="00AB5500" w:rsidRDefault="00AB5500" w:rsidP="00C334C1"/>
    <w:p w:rsidR="00AB5500" w:rsidRDefault="00AB5500" w:rsidP="00C334C1">
      <w:bookmarkStart w:id="232" w:name="_GoBack"/>
      <w:bookmarkEnd w:id="232"/>
    </w:p>
    <w:p w:rsidR="00AB5500" w:rsidRDefault="00AB5500" w:rsidP="00C334C1"/>
    <w:p w:rsidR="00AB5500" w:rsidRDefault="00AB5500" w:rsidP="00C334C1"/>
    <w:p w:rsidR="00AB5500" w:rsidRPr="002F3D4C" w:rsidRDefault="00AB5500" w:rsidP="00C334C1"/>
    <w:sectPr w:rsidR="00AB5500" w:rsidRPr="002F3D4C" w:rsidSect="00B44EAF">
      <w:headerReference w:type="default" r:id="rId27"/>
      <w:pgSz w:w="11906" w:h="16838" w:code="9"/>
      <w:pgMar w:top="1418" w:right="1134" w:bottom="851" w:left="1418"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 w:author="Rüdiger Jathe" w:date="2013-03-12T12:52:00Z" w:initials="rj">
    <w:p w:rsidR="003B0587" w:rsidRDefault="003B0587">
      <w:pPr>
        <w:pStyle w:val="Kommentartext"/>
      </w:pPr>
      <w:r>
        <w:rPr>
          <w:rStyle w:val="Kommentarzeichen"/>
        </w:rPr>
        <w:annotationRef/>
      </w:r>
      <w:r>
        <w:t xml:space="preserve">Grundsätzlich soll die hierarchische Statusverwaltung analog zur SAP-MM-Kopplung funktionieren. Achtung! Hier fehlt offensichtlich ergänzend der Bezug zum AUFTRAGSSTATUS!? </w:t>
      </w:r>
    </w:p>
    <w:p w:rsidR="003B0587" w:rsidRDefault="003B0587">
      <w:pPr>
        <w:pStyle w:val="Kommentartext"/>
      </w:pPr>
      <w:r>
        <w:t xml:space="preserve"> </w:t>
      </w:r>
    </w:p>
    <w:p w:rsidR="003B0587" w:rsidRPr="00EF1B6F" w:rsidRDefault="003B0587">
      <w:pPr>
        <w:pStyle w:val="Kommentartext"/>
        <w:rPr>
          <w:b/>
          <w:color w:val="0070C0"/>
        </w:rPr>
      </w:pPr>
      <w:r w:rsidRPr="009F4A32">
        <w:rPr>
          <w:b/>
        </w:rPr>
        <w:t>AED-SICAD: Bearbeitung durch CADMAP</w:t>
      </w:r>
      <w:r>
        <w:rPr>
          <w:b/>
        </w:rPr>
        <w:t xml:space="preserve"> </w:t>
      </w:r>
      <w:r>
        <w:rPr>
          <w:b/>
        </w:rPr>
        <w:br/>
      </w:r>
      <w:r w:rsidRPr="00EF1B6F">
        <w:rPr>
          <w:b/>
          <w:color w:val="0070C0"/>
        </w:rPr>
        <w:t>CADMAP: Erledigt</w:t>
      </w:r>
    </w:p>
  </w:comment>
  <w:comment w:id="72" w:author="Kueck" w:date="2013-03-12T12:52:00Z" w:initials="K">
    <w:p w:rsidR="003B0587" w:rsidRDefault="003B0587">
      <w:pPr>
        <w:pStyle w:val="Kommentartext"/>
      </w:pPr>
      <w:r>
        <w:rPr>
          <w:rStyle w:val="Kommentarzeichen"/>
        </w:rPr>
        <w:annotationRef/>
      </w:r>
      <w:r>
        <w:t>Wie ist der Ablauf / Funktion dieser regelmäßigen Import-Scan-Funktion</w:t>
      </w:r>
    </w:p>
    <w:p w:rsidR="003B0587" w:rsidRDefault="003B0587">
      <w:pPr>
        <w:pStyle w:val="Kommentartext"/>
      </w:pPr>
    </w:p>
    <w:p w:rsidR="003B0587" w:rsidRPr="009F4A32" w:rsidRDefault="003B0587">
      <w:pPr>
        <w:pStyle w:val="Kommentartext"/>
        <w:rPr>
          <w:b/>
        </w:rPr>
      </w:pPr>
      <w:r w:rsidRPr="009F4A32">
        <w:rPr>
          <w:b/>
        </w:rPr>
        <w:t>AED-SICAD: Bearbeitung durch H&amp;K</w:t>
      </w:r>
      <w:r>
        <w:rPr>
          <w:b/>
        </w:rPr>
        <w:br/>
      </w:r>
      <w:r w:rsidRPr="00254000">
        <w:rPr>
          <w:b/>
          <w:color w:val="548DD4" w:themeColor="text2" w:themeTint="99"/>
        </w:rPr>
        <w:t>ERLEDIGT: HK</w:t>
      </w:r>
    </w:p>
  </w:comment>
  <w:comment w:id="78" w:author="gk" w:date="2013-03-12T12:52:00Z" w:initials="g">
    <w:p w:rsidR="003B0587" w:rsidRDefault="003B0587">
      <w:pPr>
        <w:pStyle w:val="Kommentartext"/>
      </w:pPr>
      <w:r>
        <w:rPr>
          <w:rStyle w:val="Kommentarzeichen"/>
        </w:rPr>
        <w:annotationRef/>
      </w:r>
      <w:r>
        <w:t>HK: Muss zwischen HK und CADMAP diskutiert werden.</w:t>
      </w:r>
    </w:p>
  </w:comment>
  <w:comment w:id="81" w:author="Kueck" w:date="2013-03-12T12:52:00Z" w:initials="K">
    <w:p w:rsidR="003B0587" w:rsidRDefault="003B0587">
      <w:pPr>
        <w:pStyle w:val="Kommentartext"/>
      </w:pPr>
      <w:r>
        <w:rPr>
          <w:rStyle w:val="Kommentarzeichen"/>
        </w:rPr>
        <w:annotationRef/>
      </w:r>
      <w:r>
        <w:t>Wie kann im Fehlerfall eine Auftrag oder ein Status ‚von Hand‘ noch einmal nachgeschossen werden ?</w:t>
      </w:r>
    </w:p>
    <w:p w:rsidR="003B0587" w:rsidRDefault="003B0587">
      <w:pPr>
        <w:pStyle w:val="Kommentartext"/>
      </w:pPr>
    </w:p>
    <w:p w:rsidR="003B0587" w:rsidRPr="009F4A32" w:rsidRDefault="003B0587">
      <w:pPr>
        <w:pStyle w:val="Kommentartext"/>
        <w:rPr>
          <w:b/>
        </w:rPr>
      </w:pPr>
      <w:r w:rsidRPr="009F4A32">
        <w:rPr>
          <w:b/>
        </w:rPr>
        <w:t>AED-SICAD: Bearbeitung durch H&amp;K</w:t>
      </w:r>
      <w:r>
        <w:rPr>
          <w:b/>
        </w:rPr>
        <w:br/>
      </w:r>
      <w:r w:rsidRPr="00254000">
        <w:rPr>
          <w:b/>
          <w:color w:val="548DD4" w:themeColor="text2" w:themeTint="99"/>
        </w:rPr>
        <w:t>HK: siehe K2</w:t>
      </w:r>
    </w:p>
  </w:comment>
  <w:comment w:id="71" w:author="Rüdiger Jathe" w:date="2013-03-12T12:52:00Z" w:initials="rj">
    <w:p w:rsidR="003B0587" w:rsidRDefault="003B0587">
      <w:pPr>
        <w:pStyle w:val="Kommentartext"/>
      </w:pPr>
      <w:r>
        <w:rPr>
          <w:rStyle w:val="Kommentarzeichen"/>
        </w:rPr>
        <w:annotationRef/>
      </w:r>
      <w:r>
        <w:t>Das muss vor Freigabe des Feinkonzeptes noch grundlegend erläutert werden!</w:t>
      </w:r>
    </w:p>
    <w:p w:rsidR="003B0587" w:rsidRDefault="003B0587">
      <w:pPr>
        <w:pStyle w:val="Kommentartext"/>
      </w:pPr>
    </w:p>
    <w:p w:rsidR="003B0587" w:rsidRPr="009F4A32" w:rsidRDefault="003B0587">
      <w:pPr>
        <w:pStyle w:val="Kommentartext"/>
        <w:rPr>
          <w:b/>
        </w:rPr>
      </w:pPr>
      <w:r w:rsidRPr="009F4A32">
        <w:rPr>
          <w:b/>
        </w:rPr>
        <w:t>AED-SICAD: Bearbeitung durch H&amp;K</w:t>
      </w:r>
      <w:r>
        <w:rPr>
          <w:b/>
        </w:rPr>
        <w:br/>
      </w:r>
      <w:r w:rsidRPr="00254000">
        <w:rPr>
          <w:b/>
          <w:color w:val="548DD4" w:themeColor="text2" w:themeTint="99"/>
        </w:rPr>
        <w:t>HK: Reicht obige Beschreibung?</w:t>
      </w:r>
    </w:p>
  </w:comment>
  <w:comment w:id="85" w:author="Rüdiger Jathe" w:date="2013-03-12T12:52:00Z" w:initials="rj">
    <w:p w:rsidR="003B0587" w:rsidRDefault="003B0587">
      <w:pPr>
        <w:pStyle w:val="Kommentartext"/>
      </w:pPr>
      <w:r>
        <w:rPr>
          <w:rStyle w:val="Kommentarzeichen"/>
        </w:rPr>
        <w:annotationRef/>
      </w:r>
      <w:r>
        <w:t>In der nachfolgenden Beschreibung fehlt der Umgang mit Fehlersituationen!</w:t>
      </w:r>
    </w:p>
    <w:p w:rsidR="003B0587" w:rsidRDefault="003B0587">
      <w:pPr>
        <w:pStyle w:val="Kommentartext"/>
      </w:pPr>
    </w:p>
    <w:p w:rsidR="003B0587" w:rsidRPr="009F4A32" w:rsidRDefault="003B0587">
      <w:pPr>
        <w:pStyle w:val="Kommentartext"/>
        <w:rPr>
          <w:b/>
        </w:rPr>
      </w:pPr>
      <w:r w:rsidRPr="009F4A32">
        <w:rPr>
          <w:b/>
        </w:rPr>
        <w:t>AED-SICAD: Bearbeitung durch</w:t>
      </w:r>
    </w:p>
    <w:p w:rsidR="003B0587" w:rsidRPr="009F4A32" w:rsidRDefault="003B0587" w:rsidP="009F4A32">
      <w:pPr>
        <w:pStyle w:val="Kommentartext"/>
        <w:numPr>
          <w:ilvl w:val="0"/>
          <w:numId w:val="44"/>
        </w:numPr>
        <w:rPr>
          <w:b/>
        </w:rPr>
      </w:pPr>
      <w:r w:rsidRPr="009F4A32">
        <w:rPr>
          <w:b/>
        </w:rPr>
        <w:t>CADMAP</w:t>
      </w:r>
    </w:p>
    <w:p w:rsidR="003B0587" w:rsidRPr="009F4A32" w:rsidRDefault="003B0587" w:rsidP="009F4A32">
      <w:pPr>
        <w:pStyle w:val="Kommentartext"/>
        <w:numPr>
          <w:ilvl w:val="0"/>
          <w:numId w:val="44"/>
        </w:numPr>
        <w:rPr>
          <w:b/>
        </w:rPr>
      </w:pPr>
      <w:r w:rsidRPr="009F4A32">
        <w:rPr>
          <w:b/>
        </w:rPr>
        <w:t xml:space="preserve"> H&amp;K</w:t>
      </w:r>
    </w:p>
    <w:p w:rsidR="003B0587" w:rsidRPr="009F4A32" w:rsidRDefault="003B0587" w:rsidP="009F4A32">
      <w:pPr>
        <w:pStyle w:val="Kommentartext"/>
        <w:numPr>
          <w:ilvl w:val="0"/>
          <w:numId w:val="44"/>
        </w:numPr>
        <w:rPr>
          <w:b/>
        </w:rPr>
      </w:pPr>
      <w:r w:rsidRPr="009F4A32">
        <w:rPr>
          <w:b/>
        </w:rPr>
        <w:t>AS</w:t>
      </w:r>
    </w:p>
    <w:p w:rsidR="003B0587" w:rsidRPr="00D96E43" w:rsidRDefault="003B0587">
      <w:pPr>
        <w:pStyle w:val="Kommentartext"/>
        <w:rPr>
          <w:color w:val="0070C0"/>
        </w:rPr>
      </w:pPr>
      <w:r w:rsidRPr="00D96E43">
        <w:rPr>
          <w:color w:val="0070C0"/>
        </w:rPr>
        <w:t>CAMAP: siehe neues Unterkapitel</w:t>
      </w:r>
      <w:r>
        <w:rPr>
          <w:color w:val="0070C0"/>
        </w:rPr>
        <w:br/>
        <w:t>HK: siehe K2</w:t>
      </w:r>
    </w:p>
  </w:comment>
  <w:comment w:id="86" w:author="Rüdiger Jathe" w:date="2013-03-12T12:52:00Z" w:initials="rj">
    <w:p w:rsidR="003B0587" w:rsidRDefault="003B0587">
      <w:pPr>
        <w:pStyle w:val="Kommentartext"/>
      </w:pPr>
      <w:r>
        <w:rPr>
          <w:rStyle w:val="Kommentarzeichen"/>
        </w:rPr>
        <w:annotationRef/>
      </w:r>
      <w:r>
        <w:t>Ein Teil der zu übergebenden Daten liegt nicht (!) im Sanierungsauftrag vor – die Daten müssen aus dem Objekt „Sanierungsteilgebiet“ ermittelt werden!</w:t>
      </w:r>
    </w:p>
    <w:p w:rsidR="003B0587" w:rsidRDefault="003B0587">
      <w:pPr>
        <w:pStyle w:val="Kommentartext"/>
      </w:pPr>
    </w:p>
    <w:p w:rsidR="003B0587" w:rsidRDefault="003B0587">
      <w:pPr>
        <w:pStyle w:val="Kommentartext"/>
      </w:pPr>
      <w:r w:rsidRPr="009F4A32">
        <w:rPr>
          <w:b/>
        </w:rPr>
        <w:t xml:space="preserve">AED-SICAD: Bearbeitung durch </w:t>
      </w:r>
      <w:r w:rsidRPr="00B0132B">
        <w:rPr>
          <w:b/>
          <w:color w:val="0070C0"/>
        </w:rPr>
        <w:t>CADMAP: bearbeitet</w:t>
      </w:r>
    </w:p>
  </w:comment>
  <w:comment w:id="95" w:author="Rüdiger Jathe" w:date="2013-03-12T12:52:00Z" w:initials="rj">
    <w:p w:rsidR="003B0587" w:rsidRDefault="003B0587">
      <w:pPr>
        <w:pStyle w:val="Kommentartext"/>
      </w:pPr>
      <w:r>
        <w:rPr>
          <w:rStyle w:val="Kommentarzeichen"/>
        </w:rPr>
        <w:annotationRef/>
      </w:r>
      <w:r>
        <w:t>Vgl. obigen Kommentar der Erläuterungsnotwendigkeit! Insbesondere fehlt mir ein Hinweis auf ggf. bestehende Möglichkeiten der User-Beeinflussung des Einlese/Übernaheschritts.</w:t>
      </w:r>
    </w:p>
    <w:p w:rsidR="003B0587" w:rsidRDefault="003B0587">
      <w:pPr>
        <w:pStyle w:val="Kommentartext"/>
      </w:pPr>
    </w:p>
    <w:p w:rsidR="003B0587" w:rsidRDefault="003B0587">
      <w:pPr>
        <w:pStyle w:val="Kommentartext"/>
      </w:pPr>
      <w:r w:rsidRPr="009F4A32">
        <w:rPr>
          <w:b/>
        </w:rPr>
        <w:t>AED-SICAD: Bearbeitung durch H&amp;K</w:t>
      </w:r>
      <w:r>
        <w:rPr>
          <w:b/>
        </w:rPr>
        <w:br/>
      </w:r>
      <w:r w:rsidRPr="00663482">
        <w:rPr>
          <w:b/>
          <w:color w:val="548DD4" w:themeColor="text2" w:themeTint="99"/>
        </w:rPr>
        <w:t>HK: siehe K2</w:t>
      </w:r>
    </w:p>
  </w:comment>
  <w:comment w:id="100" w:author="Rüdiger Jathe" w:date="2013-03-12T12:52:00Z" w:initials="rj">
    <w:p w:rsidR="003B0587" w:rsidRDefault="003B0587">
      <w:pPr>
        <w:pStyle w:val="Kommentartext"/>
      </w:pPr>
      <w:r>
        <w:rPr>
          <w:rStyle w:val="Kommentarzeichen"/>
        </w:rPr>
        <w:annotationRef/>
      </w:r>
      <w:r>
        <w:t>Verstehe ich nicht!</w:t>
      </w:r>
    </w:p>
    <w:p w:rsidR="003B0587" w:rsidRDefault="003B0587">
      <w:pPr>
        <w:pStyle w:val="Kommentartext"/>
      </w:pPr>
    </w:p>
    <w:p w:rsidR="003B0587" w:rsidRPr="007C6F9D" w:rsidRDefault="003B0587">
      <w:pPr>
        <w:pStyle w:val="Kommentartext"/>
        <w:rPr>
          <w:color w:val="0070C0"/>
        </w:rPr>
      </w:pPr>
      <w:r w:rsidRPr="009F4A32">
        <w:rPr>
          <w:b/>
        </w:rPr>
        <w:t xml:space="preserve">AED-SICAD: Bearbeitung durch </w:t>
      </w:r>
      <w:r w:rsidRPr="007C6F9D">
        <w:rPr>
          <w:b/>
          <w:color w:val="0070C0"/>
        </w:rPr>
        <w:t>CADMAP: erledigt</w:t>
      </w:r>
    </w:p>
  </w:comment>
  <w:comment w:id="123" w:author="Geils" w:date="2013-03-12T12:52:00Z" w:initials="G">
    <w:p w:rsidR="003B0587" w:rsidRDefault="003B0587">
      <w:pPr>
        <w:pStyle w:val="Kommentartext"/>
        <w:rPr>
          <w:sz w:val="16"/>
          <w:szCs w:val="16"/>
        </w:rPr>
      </w:pPr>
      <w:r>
        <w:rPr>
          <w:rStyle w:val="Kommentarzeichen"/>
        </w:rPr>
        <w:annotationRef/>
      </w:r>
      <w:r>
        <w:t>(4) wurde in der Grafik korrigiert. Aus der Tabelle auf Seite 14, Nr.4, geht hervor, dass das Feld „</w:t>
      </w:r>
      <w:proofErr w:type="spellStart"/>
      <w:r w:rsidRPr="00437234">
        <w:rPr>
          <w:sz w:val="16"/>
          <w:szCs w:val="16"/>
        </w:rPr>
        <w:t>nkomassnahme.faellig</w:t>
      </w:r>
      <w:proofErr w:type="spellEnd"/>
      <w:r>
        <w:rPr>
          <w:sz w:val="16"/>
          <w:szCs w:val="16"/>
        </w:rPr>
        <w:t>“ ausgelesen wird. Aus unserer Sicht wird hier bereits das Feld Fälligkeit richtig verknüpft. Dies ist jedoch durch AN zu prüfen!</w:t>
      </w:r>
    </w:p>
    <w:p w:rsidR="003B0587" w:rsidRDefault="003B0587">
      <w:pPr>
        <w:pStyle w:val="Kommentartext"/>
        <w:rPr>
          <w:sz w:val="16"/>
          <w:szCs w:val="16"/>
        </w:rPr>
      </w:pPr>
    </w:p>
    <w:p w:rsidR="003B0587" w:rsidRPr="00BC7DC8" w:rsidRDefault="003B0587">
      <w:pPr>
        <w:pStyle w:val="Kommentartext"/>
        <w:rPr>
          <w:color w:val="0070C0"/>
        </w:rPr>
      </w:pPr>
      <w:r w:rsidRPr="009F4A32">
        <w:rPr>
          <w:b/>
        </w:rPr>
        <w:t xml:space="preserve">AED-SICAD: Bearbeitung durch </w:t>
      </w:r>
      <w:r w:rsidRPr="00BC7DC8">
        <w:rPr>
          <w:b/>
          <w:color w:val="0070C0"/>
        </w:rPr>
        <w:t>CADMAP: okay</w:t>
      </w:r>
    </w:p>
  </w:comment>
  <w:comment w:id="124" w:author="Kueck" w:date="2013-03-12T12:52:00Z" w:initials="K">
    <w:p w:rsidR="003B0587" w:rsidRDefault="003B0587">
      <w:pPr>
        <w:pStyle w:val="Kommentartext"/>
      </w:pPr>
      <w:r>
        <w:rPr>
          <w:rStyle w:val="Kommentarzeichen"/>
        </w:rPr>
        <w:annotationRef/>
      </w:r>
      <w:r>
        <w:t>Herr Sat bitte beachten</w:t>
      </w:r>
    </w:p>
    <w:p w:rsidR="003B0587" w:rsidRDefault="003B0587">
      <w:pPr>
        <w:pStyle w:val="Kommentartext"/>
      </w:pPr>
    </w:p>
    <w:p w:rsidR="003B0587" w:rsidRPr="000D5AF4" w:rsidRDefault="003B0587">
      <w:pPr>
        <w:pStyle w:val="Kommentartext"/>
        <w:rPr>
          <w:color w:val="0070C0"/>
        </w:rPr>
      </w:pPr>
      <w:r w:rsidRPr="009F4A32">
        <w:rPr>
          <w:b/>
        </w:rPr>
        <w:t xml:space="preserve">AED-SICAD: Bearbeitung durch </w:t>
      </w:r>
      <w:r w:rsidRPr="000D5AF4">
        <w:rPr>
          <w:b/>
          <w:color w:val="0070C0"/>
        </w:rPr>
        <w:t>CADMAP: okay</w:t>
      </w:r>
    </w:p>
  </w:comment>
  <w:comment w:id="126" w:author="Rüdiger Jathe" w:date="2013-03-12T12:52:00Z" w:initials="rj">
    <w:p w:rsidR="003B0587" w:rsidRDefault="003B0587">
      <w:pPr>
        <w:pStyle w:val="Kommentartext"/>
      </w:pPr>
      <w:r>
        <w:rPr>
          <w:rStyle w:val="Kommentarzeichen"/>
        </w:rPr>
        <w:annotationRef/>
      </w:r>
      <w:r>
        <w:t>Unklar! Für jeden SAB eine neue Zeile ist ok, für jeden neuen Auftrag eine neue Datei halte ich für sinnvoll!</w:t>
      </w:r>
    </w:p>
    <w:p w:rsidR="003B0587" w:rsidRDefault="003B0587">
      <w:pPr>
        <w:pStyle w:val="Kommentartext"/>
      </w:pPr>
    </w:p>
    <w:p w:rsidR="003B0587" w:rsidRPr="00663482" w:rsidRDefault="003B0587">
      <w:pPr>
        <w:pStyle w:val="Kommentartext"/>
        <w:rPr>
          <w:color w:val="548DD4" w:themeColor="text2" w:themeTint="99"/>
        </w:rPr>
      </w:pPr>
      <w:r w:rsidRPr="009F4A32">
        <w:rPr>
          <w:b/>
        </w:rPr>
        <w:t>AED-SICAD: Bearbeitung durch H&amp;K</w:t>
      </w:r>
      <w:r>
        <w:rPr>
          <w:b/>
        </w:rPr>
        <w:br/>
      </w:r>
      <w:r w:rsidRPr="00663482">
        <w:rPr>
          <w:b/>
          <w:color w:val="548DD4" w:themeColor="text2" w:themeTint="99"/>
        </w:rPr>
        <w:t>HK: Eindeutiger formuliert</w:t>
      </w:r>
      <w:r>
        <w:rPr>
          <w:b/>
          <w:color w:val="548DD4" w:themeColor="text2" w:themeTint="99"/>
        </w:rPr>
        <w:t>, erledigt</w:t>
      </w:r>
    </w:p>
  </w:comment>
  <w:comment w:id="134" w:author="Rüdiger Jathe" w:date="2013-03-12T12:52:00Z" w:initials="rj">
    <w:p w:rsidR="003B0587" w:rsidRDefault="003B0587">
      <w:pPr>
        <w:pStyle w:val="Kommentartext"/>
      </w:pPr>
      <w:r>
        <w:rPr>
          <w:rStyle w:val="Kommentarzeichen"/>
        </w:rPr>
        <w:annotationRef/>
      </w:r>
      <w:r>
        <w:t xml:space="preserve">Ist EXP_ID so eine Art </w:t>
      </w:r>
      <w:proofErr w:type="spellStart"/>
      <w:r>
        <w:t>VorgangsID</w:t>
      </w:r>
      <w:proofErr w:type="spellEnd"/>
      <w:r>
        <w:t xml:space="preserve"> des Exports? Wird EXP_SAA_ID zur besseren Fehlerverfolgung mit ausgespielt?</w:t>
      </w:r>
    </w:p>
    <w:p w:rsidR="003B0587" w:rsidRDefault="003B0587">
      <w:pPr>
        <w:pStyle w:val="Kommentartext"/>
      </w:pPr>
      <w:r>
        <w:t xml:space="preserve">ACHTUNG: </w:t>
      </w:r>
      <w:proofErr w:type="spellStart"/>
      <w:r>
        <w:t>EXP_Datum</w:t>
      </w:r>
      <w:proofErr w:type="spellEnd"/>
      <w:r>
        <w:t xml:space="preserve"> kommt aus Feld „Fälligkeit“</w:t>
      </w:r>
    </w:p>
    <w:p w:rsidR="003B0587" w:rsidRDefault="003B0587">
      <w:pPr>
        <w:pStyle w:val="Kommentartext"/>
      </w:pPr>
      <w:proofErr w:type="spellStart"/>
      <w:r>
        <w:t>EXP_Standkorr</w:t>
      </w:r>
      <w:proofErr w:type="spellEnd"/>
      <w:r>
        <w:t xml:space="preserve"> = Exportdatum?</w:t>
      </w:r>
    </w:p>
    <w:p w:rsidR="003B0587" w:rsidRDefault="003B0587">
      <w:pPr>
        <w:pStyle w:val="Kommentartext"/>
      </w:pPr>
    </w:p>
    <w:p w:rsidR="003B0587" w:rsidRDefault="003B0587">
      <w:pPr>
        <w:pStyle w:val="Kommentartext"/>
      </w:pPr>
      <w:r w:rsidRPr="009F4A32">
        <w:rPr>
          <w:b/>
        </w:rPr>
        <w:t>AED-SICAD: Bearbeitung durch H&amp;K</w:t>
      </w:r>
      <w:r>
        <w:rPr>
          <w:b/>
        </w:rPr>
        <w:br/>
      </w:r>
      <w:r w:rsidRPr="00663482">
        <w:rPr>
          <w:b/>
          <w:color w:val="548DD4" w:themeColor="text2" w:themeTint="99"/>
        </w:rPr>
        <w:t>HK: Erledigt</w:t>
      </w:r>
    </w:p>
  </w:comment>
  <w:comment w:id="135" w:author="Rüdiger Jathe" w:date="2013-03-12T12:52:00Z" w:initials="rj">
    <w:p w:rsidR="003B0587" w:rsidRDefault="003B0587">
      <w:pPr>
        <w:pStyle w:val="Kommentartext"/>
      </w:pPr>
      <w:r>
        <w:rPr>
          <w:rStyle w:val="Kommentarzeichen"/>
        </w:rPr>
        <w:annotationRef/>
      </w:r>
      <w:r>
        <w:t>IMP_ID ? siehe Kommentar EXP</w:t>
      </w:r>
    </w:p>
    <w:p w:rsidR="003B0587" w:rsidRDefault="003B0587">
      <w:pPr>
        <w:pStyle w:val="Kommentartext"/>
      </w:pPr>
      <w:r>
        <w:t xml:space="preserve">Sollte nicht auch noch die </w:t>
      </w:r>
      <w:proofErr w:type="spellStart"/>
      <w:r>
        <w:t>HaltungsID</w:t>
      </w:r>
      <w:proofErr w:type="spellEnd"/>
      <w:r>
        <w:t xml:space="preserve"> mit ausgespielt werden!?</w:t>
      </w:r>
    </w:p>
    <w:p w:rsidR="003B0587" w:rsidRDefault="003B0587">
      <w:pPr>
        <w:pStyle w:val="Kommentartext"/>
      </w:pPr>
      <w:proofErr w:type="spellStart"/>
      <w:r>
        <w:t>LetzterStatusWechsel</w:t>
      </w:r>
      <w:proofErr w:type="spellEnd"/>
      <w:r>
        <w:t xml:space="preserve"> ist mir noch nicht klar!?</w:t>
      </w:r>
    </w:p>
    <w:p w:rsidR="003B0587" w:rsidRDefault="003B0587">
      <w:pPr>
        <w:pStyle w:val="Kommentartext"/>
      </w:pPr>
    </w:p>
    <w:p w:rsidR="003B0587" w:rsidRDefault="003B0587">
      <w:pPr>
        <w:pStyle w:val="Kommentartext"/>
      </w:pPr>
      <w:r w:rsidRPr="009F4A32">
        <w:rPr>
          <w:b/>
        </w:rPr>
        <w:t>AED-SICAD: Bearbeitung durch H&amp;K</w:t>
      </w:r>
      <w:r>
        <w:rPr>
          <w:b/>
        </w:rPr>
        <w:br/>
      </w:r>
      <w:r w:rsidRPr="00663482">
        <w:rPr>
          <w:b/>
          <w:color w:val="548DD4" w:themeColor="text2" w:themeTint="99"/>
        </w:rPr>
        <w:t>HK: Laut CADMAP kann nur der Sanierungsabschnitt verarbeitet werden.</w:t>
      </w:r>
    </w:p>
  </w:comment>
  <w:comment w:id="148" w:author="Rüdiger Jathe" w:date="2013-03-12T12:52:00Z" w:initials="rj">
    <w:p w:rsidR="003B0587" w:rsidRDefault="003B0587">
      <w:pPr>
        <w:pStyle w:val="Kommentartext"/>
      </w:pPr>
      <w:r>
        <w:rPr>
          <w:rStyle w:val="Kommentarzeichen"/>
        </w:rPr>
        <w:annotationRef/>
      </w:r>
      <w:r>
        <w:t>Die Feldzuordnungen sind seitens des AN abzusichern!!!! Quell- und Zielfeldstruktur sind hWB nicht sicher bekannt!</w:t>
      </w:r>
    </w:p>
    <w:p w:rsidR="003B0587" w:rsidRDefault="003B0587">
      <w:pPr>
        <w:pStyle w:val="Kommentartext"/>
      </w:pPr>
    </w:p>
    <w:p w:rsidR="003B0587" w:rsidRDefault="003B0587">
      <w:pPr>
        <w:pStyle w:val="Kommentartext"/>
      </w:pPr>
      <w:r w:rsidRPr="009F4A32">
        <w:rPr>
          <w:b/>
        </w:rPr>
        <w:t>AED-SICAD: Bearbeitung durch</w:t>
      </w:r>
      <w:r>
        <w:rPr>
          <w:b/>
        </w:rPr>
        <w:t xml:space="preserve"> CADMAP und </w:t>
      </w:r>
      <w:r w:rsidRPr="009F4A32">
        <w:rPr>
          <w:b/>
        </w:rPr>
        <w:t xml:space="preserve"> H&amp;K</w:t>
      </w:r>
    </w:p>
  </w:comment>
  <w:comment w:id="154" w:author="Rüdiger Jathe" w:date="2013-03-12T12:52:00Z" w:initials="rj">
    <w:p w:rsidR="003B0587" w:rsidRDefault="003B0587">
      <w:pPr>
        <w:pStyle w:val="Kommentartext"/>
      </w:pPr>
      <w:r>
        <w:rPr>
          <w:rStyle w:val="Kommentarzeichen"/>
        </w:rPr>
        <w:annotationRef/>
      </w:r>
      <w:r>
        <w:t>Weiter oben wird ein Mapping von hWB gefordert – was soll es denn nun werden ID oder Text?</w:t>
      </w:r>
    </w:p>
    <w:p w:rsidR="003B0587" w:rsidRDefault="003B0587">
      <w:pPr>
        <w:pStyle w:val="Kommentartext"/>
      </w:pPr>
    </w:p>
    <w:p w:rsidR="003B0587" w:rsidRDefault="003B0587">
      <w:pPr>
        <w:pStyle w:val="Kommentartext"/>
      </w:pPr>
      <w:r w:rsidRPr="009F4A32">
        <w:rPr>
          <w:b/>
        </w:rPr>
        <w:t>AED-SICAD: Bearbeitung durch</w:t>
      </w:r>
      <w:r>
        <w:rPr>
          <w:b/>
        </w:rPr>
        <w:t xml:space="preserve"> CADMAP und </w:t>
      </w:r>
      <w:r w:rsidRPr="009F4A32">
        <w:rPr>
          <w:b/>
        </w:rPr>
        <w:t xml:space="preserve"> H&amp;K</w:t>
      </w:r>
    </w:p>
  </w:comment>
  <w:comment w:id="155" w:author="Geils" w:date="2013-03-12T12:52:00Z" w:initials="G">
    <w:p w:rsidR="003B0587" w:rsidRDefault="003B0587">
      <w:pPr>
        <w:pStyle w:val="Kommentartext"/>
      </w:pPr>
      <w:r>
        <w:rPr>
          <w:rStyle w:val="Kommentarzeichen"/>
        </w:rPr>
        <w:annotationRef/>
      </w:r>
      <w:r>
        <w:t xml:space="preserve">Siehe Seite 11, Grafik oben. Feld (4) wurde angepasst auf Fälligkeit. </w:t>
      </w:r>
    </w:p>
    <w:p w:rsidR="003B0587" w:rsidRDefault="003B0587">
      <w:pPr>
        <w:pStyle w:val="Kommentartext"/>
      </w:pPr>
    </w:p>
    <w:p w:rsidR="003B0587" w:rsidRDefault="003B0587">
      <w:pPr>
        <w:pStyle w:val="Kommentartext"/>
        <w:rPr>
          <w:b/>
        </w:rPr>
      </w:pPr>
      <w:r w:rsidRPr="009F4A32">
        <w:rPr>
          <w:b/>
        </w:rPr>
        <w:t>AED-SICAD: Bearbeitung durch</w:t>
      </w:r>
      <w:r>
        <w:rPr>
          <w:b/>
        </w:rPr>
        <w:t xml:space="preserve"> CADMAP und </w:t>
      </w:r>
      <w:r w:rsidRPr="009F4A32">
        <w:rPr>
          <w:b/>
        </w:rPr>
        <w:t xml:space="preserve"> H&amp;K</w:t>
      </w:r>
    </w:p>
    <w:p w:rsidR="003B0587" w:rsidRPr="00286055" w:rsidRDefault="003B0587">
      <w:pPr>
        <w:pStyle w:val="Kommentartext"/>
        <w:rPr>
          <w:color w:val="0070C0"/>
        </w:rPr>
      </w:pPr>
      <w:r w:rsidRPr="00286055">
        <w:rPr>
          <w:b/>
          <w:color w:val="0070C0"/>
        </w:rPr>
        <w:t>CADMAP: okay</w:t>
      </w:r>
    </w:p>
  </w:comment>
  <w:comment w:id="156" w:author="Rüdiger Jathe" w:date="2013-03-12T12:52:00Z" w:initials="rj">
    <w:p w:rsidR="003B0587" w:rsidRDefault="003B0587">
      <w:pPr>
        <w:pStyle w:val="Kommentartext"/>
      </w:pPr>
      <w:r>
        <w:rPr>
          <w:rStyle w:val="Kommentarzeichen"/>
        </w:rPr>
        <w:annotationRef/>
      </w:r>
      <w:r>
        <w:t>Statusvererbung analog SAP-MM-Kopplung!</w:t>
      </w:r>
    </w:p>
    <w:p w:rsidR="003B0587" w:rsidRDefault="003B0587">
      <w:pPr>
        <w:pStyle w:val="Kommentartext"/>
      </w:pPr>
    </w:p>
    <w:p w:rsidR="003B0587" w:rsidRDefault="003B0587">
      <w:pPr>
        <w:pStyle w:val="Kommentartext"/>
      </w:pPr>
      <w:r w:rsidRPr="009F4A32">
        <w:rPr>
          <w:b/>
        </w:rPr>
        <w:t>AED-SICAD: Bearbeitung durch</w:t>
      </w:r>
      <w:r>
        <w:rPr>
          <w:b/>
        </w:rPr>
        <w:t xml:space="preserve"> </w:t>
      </w:r>
      <w:r w:rsidRPr="00DA32C5">
        <w:rPr>
          <w:b/>
          <w:color w:val="0070C0"/>
        </w:rPr>
        <w:t xml:space="preserve">CADMAP: okay </w:t>
      </w:r>
    </w:p>
  </w:comment>
  <w:comment w:id="167" w:author="Rüdiger Jathe" w:date="2013-03-12T12:52:00Z" w:initials="rj">
    <w:p w:rsidR="003B0587" w:rsidRDefault="003B0587">
      <w:pPr>
        <w:pStyle w:val="Kommentartext"/>
      </w:pPr>
      <w:r>
        <w:rPr>
          <w:rStyle w:val="Kommentarzeichen"/>
        </w:rPr>
        <w:annotationRef/>
      </w:r>
      <w:r>
        <w:t>Wir werden keine neuen Statuswerte definieren, sondern eine Harmonisierung von SAP- und IPS-Kopplung parametrieren.</w:t>
      </w:r>
    </w:p>
    <w:p w:rsidR="003B0587" w:rsidRDefault="003B0587">
      <w:pPr>
        <w:pStyle w:val="Kommentartext"/>
      </w:pPr>
    </w:p>
    <w:p w:rsidR="003B0587" w:rsidRDefault="003B0587">
      <w:pPr>
        <w:pStyle w:val="Kommentartext"/>
        <w:rPr>
          <w:b/>
        </w:rPr>
      </w:pPr>
      <w:r w:rsidRPr="009F4A32">
        <w:rPr>
          <w:b/>
        </w:rPr>
        <w:t>AED-SICAD: Bearbeitung durch</w:t>
      </w:r>
      <w:r>
        <w:rPr>
          <w:b/>
        </w:rPr>
        <w:t xml:space="preserve"> CADMAP und </w:t>
      </w:r>
      <w:r w:rsidRPr="009F4A32">
        <w:rPr>
          <w:b/>
        </w:rPr>
        <w:t xml:space="preserve"> H&amp;K</w:t>
      </w:r>
    </w:p>
    <w:p w:rsidR="003B0587" w:rsidRPr="003746D6" w:rsidRDefault="003B0587">
      <w:pPr>
        <w:pStyle w:val="Kommentartext"/>
        <w:rPr>
          <w:color w:val="0070C0"/>
        </w:rPr>
      </w:pPr>
      <w:r w:rsidRPr="003746D6">
        <w:rPr>
          <w:color w:val="0070C0"/>
        </w:rPr>
        <w:t>CADMAP: okay</w:t>
      </w:r>
      <w:r>
        <w:rPr>
          <w:color w:val="0070C0"/>
        </w:rPr>
        <w:br/>
        <w:t>HK: ok, Kommentar löschen</w:t>
      </w:r>
    </w:p>
  </w:comment>
  <w:comment w:id="168" w:author="Rüdiger Jathe" w:date="2013-03-12T12:52:00Z" w:initials="rj">
    <w:p w:rsidR="003B0587" w:rsidRDefault="003B0587">
      <w:pPr>
        <w:pStyle w:val="Kommentartext"/>
      </w:pPr>
      <w:r>
        <w:rPr>
          <w:rStyle w:val="Kommentarzeichen"/>
        </w:rPr>
        <w:annotationRef/>
      </w:r>
      <w:r>
        <w:t xml:space="preserve">Das soll bis auf weiteres so sein, evtl. ergibt sich irgendwann aber die Notwendigkeit die </w:t>
      </w:r>
      <w:proofErr w:type="spellStart"/>
      <w:r>
        <w:t>Erledigtmeldung</w:t>
      </w:r>
      <w:proofErr w:type="spellEnd"/>
      <w:r>
        <w:t xml:space="preserve"> von IPS aus „</w:t>
      </w:r>
      <w:proofErr w:type="spellStart"/>
      <w:r>
        <w:t>durchzuschleifen</w:t>
      </w:r>
      <w:proofErr w:type="spellEnd"/>
      <w:r>
        <w:t xml:space="preserve">“ / die Kommunikationsstrukturen sollen dahingehend bereits ausgerichtet werden! </w:t>
      </w:r>
    </w:p>
    <w:p w:rsidR="003B0587" w:rsidRDefault="003B0587">
      <w:pPr>
        <w:pStyle w:val="Kommentartext"/>
      </w:pPr>
    </w:p>
    <w:p w:rsidR="003B0587" w:rsidRDefault="003B0587">
      <w:pPr>
        <w:pStyle w:val="Kommentartext"/>
      </w:pPr>
      <w:r w:rsidRPr="009F4A32">
        <w:rPr>
          <w:b/>
        </w:rPr>
        <w:t>AED-SICAD: Bearbeitung durch</w:t>
      </w:r>
      <w:r>
        <w:rPr>
          <w:b/>
        </w:rPr>
        <w:t xml:space="preserve"> CADMAP </w:t>
      </w:r>
    </w:p>
  </w:comment>
  <w:comment w:id="185" w:author="Rüdiger Jathe" w:date="2013-03-12T12:52:00Z" w:initials="rj">
    <w:p w:rsidR="003B0587" w:rsidRDefault="003B0587">
      <w:pPr>
        <w:pStyle w:val="Kommentartext"/>
      </w:pPr>
      <w:r>
        <w:rPr>
          <w:rStyle w:val="Kommentarzeichen"/>
        </w:rPr>
        <w:annotationRef/>
      </w:r>
      <w:r>
        <w:t>Erläuterung wie oben bereits beschrieben noch erforderlich!</w:t>
      </w:r>
    </w:p>
    <w:p w:rsidR="003B0587" w:rsidRDefault="003B0587">
      <w:pPr>
        <w:pStyle w:val="Kommentartext"/>
      </w:pPr>
    </w:p>
    <w:p w:rsidR="003B0587" w:rsidRDefault="003B0587">
      <w:pPr>
        <w:pStyle w:val="Kommentartext"/>
      </w:pPr>
      <w:r w:rsidRPr="009F4A32">
        <w:rPr>
          <w:b/>
        </w:rPr>
        <w:t>AED-SICAD: Bearbeitung durch</w:t>
      </w:r>
      <w:r>
        <w:rPr>
          <w:b/>
        </w:rPr>
        <w:t xml:space="preserve"> </w:t>
      </w:r>
      <w:r w:rsidRPr="009F4A32">
        <w:rPr>
          <w:b/>
        </w:rPr>
        <w:t>H&amp;K</w:t>
      </w:r>
      <w:r>
        <w:rPr>
          <w:b/>
        </w:rPr>
        <w:br/>
      </w:r>
      <w:r w:rsidRPr="003B0587">
        <w:rPr>
          <w:b/>
          <w:color w:val="548DD4" w:themeColor="text2" w:themeTint="99"/>
        </w:rPr>
        <w:t>HK: siehe K2</w:t>
      </w:r>
    </w:p>
  </w:comment>
  <w:comment w:id="187" w:author="Kueck" w:date="2013-03-12T12:52:00Z" w:initials="K">
    <w:p w:rsidR="003B0587" w:rsidRDefault="003B0587">
      <w:pPr>
        <w:pStyle w:val="Kommentartext"/>
      </w:pPr>
      <w:r>
        <w:rPr>
          <w:rStyle w:val="Kommentarzeichen"/>
        </w:rPr>
        <w:annotationRef/>
      </w:r>
      <w:r>
        <w:t>Es war abgesprochen, dass man die Fehlermeldungen/Logdateien  auch einsehen kann, ohne IPS-User zu sein.</w:t>
      </w:r>
    </w:p>
    <w:p w:rsidR="003B0587" w:rsidRDefault="003B0587">
      <w:pPr>
        <w:pStyle w:val="Kommentartext"/>
      </w:pPr>
    </w:p>
    <w:p w:rsidR="003B0587" w:rsidRDefault="003B0587">
      <w:pPr>
        <w:pStyle w:val="Kommentartext"/>
      </w:pPr>
      <w:r w:rsidRPr="009F4A32">
        <w:rPr>
          <w:b/>
        </w:rPr>
        <w:t>AED-SICAD: Bearbeitung durch</w:t>
      </w:r>
      <w:r>
        <w:rPr>
          <w:b/>
        </w:rPr>
        <w:t xml:space="preserve"> </w:t>
      </w:r>
      <w:r w:rsidRPr="009F4A32">
        <w:rPr>
          <w:b/>
        </w:rPr>
        <w:t>H&amp;K</w:t>
      </w:r>
      <w:r>
        <w:rPr>
          <w:b/>
        </w:rPr>
        <w:br/>
      </w:r>
      <w:r w:rsidRPr="003B0587">
        <w:rPr>
          <w:b/>
          <w:color w:val="548DD4" w:themeColor="text2" w:themeTint="99"/>
        </w:rPr>
        <w:t>HK: Diese Anforderung war uns bisher nicht bekannt. Sie könnte durch Ablage der Fehlermeldungen in einem Fehlerverzeichnis in Form von Klartext-LOG-Dateien erreicht werden. Notwendig hierfür ist ein Zugang zu dem Serververzeichnis.</w:t>
      </w:r>
    </w:p>
  </w:comment>
  <w:comment w:id="186" w:author="Rüdiger Jathe" w:date="2013-03-12T12:52:00Z" w:initials="rj">
    <w:p w:rsidR="003B0587" w:rsidRDefault="003B0587">
      <w:pPr>
        <w:pStyle w:val="Kommentartext"/>
      </w:pPr>
      <w:r>
        <w:rPr>
          <w:rStyle w:val="Kommentarzeichen"/>
        </w:rPr>
        <w:annotationRef/>
      </w:r>
      <w:r>
        <w:t>Fehlerhandling muss noch ausführlicher besprochen / vorgestellt werden!</w:t>
      </w:r>
    </w:p>
    <w:p w:rsidR="003B0587" w:rsidRDefault="003B0587">
      <w:pPr>
        <w:pStyle w:val="Kommentartext"/>
      </w:pPr>
    </w:p>
    <w:p w:rsidR="003B0587" w:rsidRDefault="003B0587">
      <w:pPr>
        <w:pStyle w:val="Kommentartext"/>
      </w:pPr>
      <w:r w:rsidRPr="009F4A32">
        <w:rPr>
          <w:b/>
        </w:rPr>
        <w:t>AED-SICAD: Bearbeitung durch</w:t>
      </w:r>
      <w:r>
        <w:rPr>
          <w:b/>
        </w:rPr>
        <w:t xml:space="preserve"> </w:t>
      </w:r>
      <w:r w:rsidRPr="009F4A32">
        <w:rPr>
          <w:b/>
        </w:rPr>
        <w:t>H&amp;K</w:t>
      </w:r>
      <w:r w:rsidR="00B81567">
        <w:rPr>
          <w:b/>
        </w:rPr>
        <w:br/>
      </w:r>
      <w:r w:rsidR="00B81567" w:rsidRPr="00B81567">
        <w:rPr>
          <w:b/>
          <w:color w:val="548DD4" w:themeColor="text2" w:themeTint="99"/>
        </w:rPr>
        <w:t>HK: siehe K2 und K22</w:t>
      </w:r>
    </w:p>
  </w:comment>
  <w:comment w:id="188" w:author="Rüdiger Jathe" w:date="2013-03-12T12:52:00Z" w:initials="rj">
    <w:p w:rsidR="003B0587" w:rsidRDefault="003B0587">
      <w:pPr>
        <w:pStyle w:val="Kommentartext"/>
      </w:pPr>
      <w:r>
        <w:rPr>
          <w:rStyle w:val="Kommentarzeichen"/>
        </w:rPr>
        <w:annotationRef/>
      </w:r>
      <w:r>
        <w:t xml:space="preserve">Hier bitten wir um zusätzliche Infos, wie eine Nacherfassung der IDs von SABs erfolgen kann. Ggf. sind hier sowohl bereits bestehender Auftragsvorrat als auch bestehende Projekte betroffen. </w:t>
      </w:r>
    </w:p>
    <w:p w:rsidR="003B0587" w:rsidRDefault="003B0587">
      <w:pPr>
        <w:pStyle w:val="Kommentartext"/>
      </w:pPr>
    </w:p>
    <w:p w:rsidR="003B0587" w:rsidRDefault="003B0587">
      <w:pPr>
        <w:pStyle w:val="Kommentartext"/>
      </w:pPr>
      <w:r w:rsidRPr="009F4A32">
        <w:rPr>
          <w:b/>
        </w:rPr>
        <w:t>AED-SICAD: Bearbeitung durch</w:t>
      </w:r>
      <w:r>
        <w:rPr>
          <w:b/>
        </w:rPr>
        <w:t xml:space="preserve"> </w:t>
      </w:r>
      <w:r w:rsidRPr="009F4A32">
        <w:rPr>
          <w:b/>
        </w:rPr>
        <w:t>H&amp;K</w:t>
      </w:r>
      <w:r>
        <w:rPr>
          <w:b/>
        </w:rPr>
        <w:br/>
      </w:r>
      <w:r w:rsidRPr="003B0587">
        <w:rPr>
          <w:b/>
          <w:color w:val="548DD4" w:themeColor="text2" w:themeTint="99"/>
        </w:rPr>
        <w:t>HK: erledigt, siehe Text</w:t>
      </w:r>
    </w:p>
  </w:comment>
  <w:comment w:id="192" w:author="Rüdiger Jathe" w:date="2013-03-12T12:52:00Z" w:initials="rj">
    <w:p w:rsidR="003B0587" w:rsidRDefault="003B0587">
      <w:pPr>
        <w:pStyle w:val="Kommentartext"/>
      </w:pPr>
      <w:r>
        <w:rPr>
          <w:rStyle w:val="Kommentarzeichen"/>
        </w:rPr>
        <w:annotationRef/>
      </w:r>
      <w:r>
        <w:t xml:space="preserve">Grundsätzlich muss berücksichtigt werden, dass diese Funktion nur für Projekte mit novaKANDIS-Bezug gelten darf! Außerdem soll die Funktion nur aktiv werden, wenn die </w:t>
      </w:r>
      <w:proofErr w:type="spellStart"/>
      <w:r>
        <w:t>gemapten</w:t>
      </w:r>
      <w:proofErr w:type="spellEnd"/>
      <w:r>
        <w:t xml:space="preserve"> Statusänderungen erfolgen! </w:t>
      </w:r>
    </w:p>
    <w:p w:rsidR="003B0587" w:rsidRDefault="003B0587">
      <w:pPr>
        <w:pStyle w:val="Kommentartext"/>
      </w:pPr>
      <w:r>
        <w:t>Bitte beachten: wie oben beschrieben, könnte irgendwann hier auch die Aktion „abgeschlossen“ zu berücksichtigen sein!</w:t>
      </w:r>
    </w:p>
    <w:p w:rsidR="003B0587" w:rsidRDefault="003B0587">
      <w:pPr>
        <w:pStyle w:val="Kommentartext"/>
      </w:pPr>
    </w:p>
    <w:p w:rsidR="003B0587" w:rsidRPr="00B81567" w:rsidRDefault="003B0587">
      <w:pPr>
        <w:pStyle w:val="Kommentartext"/>
        <w:rPr>
          <w:color w:val="548DD4" w:themeColor="text2" w:themeTint="99"/>
        </w:rPr>
      </w:pPr>
      <w:r w:rsidRPr="009F4A32">
        <w:rPr>
          <w:b/>
        </w:rPr>
        <w:t>AED-SICAD: Bearbeitung durch</w:t>
      </w:r>
      <w:r>
        <w:rPr>
          <w:b/>
        </w:rPr>
        <w:t xml:space="preserve"> </w:t>
      </w:r>
      <w:r w:rsidRPr="009F4A32">
        <w:rPr>
          <w:b/>
        </w:rPr>
        <w:t>H&amp;K</w:t>
      </w:r>
      <w:r w:rsidR="00B81567">
        <w:rPr>
          <w:b/>
        </w:rPr>
        <w:br/>
      </w:r>
      <w:r w:rsidR="00B81567" w:rsidRPr="00B81567">
        <w:rPr>
          <w:b/>
          <w:color w:val="548DD4" w:themeColor="text2" w:themeTint="99"/>
        </w:rPr>
        <w:t>HK: Funktion wird nur ausgelöst, wenn Sanierungsabschnitte betroffen sind (siehe Überschrift). Die Aktion „abgeschlossen“ kann ggf. nach-parametriert werden.</w:t>
      </w:r>
    </w:p>
  </w:comment>
  <w:comment w:id="195" w:author="gk" w:date="2013-03-12T12:52:00Z" w:initials="g">
    <w:p w:rsidR="003B0587" w:rsidRDefault="003B0587">
      <w:pPr>
        <w:pStyle w:val="Kommentartext"/>
      </w:pPr>
      <w:r>
        <w:rPr>
          <w:rStyle w:val="Kommentarzeichen"/>
        </w:rPr>
        <w:annotationRef/>
      </w:r>
      <w:r>
        <w:t>Erledigt HK</w:t>
      </w:r>
    </w:p>
  </w:comment>
  <w:comment w:id="196" w:author="Manfred Tober" w:date="2013-03-12T12:52:00Z" w:initials="MT">
    <w:p w:rsidR="003B0587" w:rsidRDefault="003B0587">
      <w:pPr>
        <w:pStyle w:val="Kommentartext"/>
      </w:pPr>
      <w:r>
        <w:rPr>
          <w:rStyle w:val="Kommentarzeichen"/>
        </w:rPr>
        <w:annotationRef/>
      </w:r>
    </w:p>
    <w:p w:rsidR="003B0587" w:rsidRDefault="003B0587">
      <w:pPr>
        <w:pStyle w:val="Kommentartext"/>
      </w:pPr>
    </w:p>
    <w:p w:rsidR="003B0587" w:rsidRDefault="003B0587">
      <w:pPr>
        <w:pStyle w:val="Kommentartext"/>
      </w:pPr>
      <w:r>
        <w:t>Bearbeitung durch</w:t>
      </w:r>
    </w:p>
    <w:p w:rsidR="003B0587" w:rsidRDefault="003B0587" w:rsidP="00DA133F">
      <w:pPr>
        <w:pStyle w:val="Kommentartext"/>
        <w:numPr>
          <w:ilvl w:val="0"/>
          <w:numId w:val="45"/>
        </w:numPr>
      </w:pPr>
      <w:r>
        <w:t>AS</w:t>
      </w:r>
    </w:p>
    <w:p w:rsidR="003B0587" w:rsidRDefault="003B0587" w:rsidP="00DA133F">
      <w:pPr>
        <w:pStyle w:val="Kommentartext"/>
        <w:numPr>
          <w:ilvl w:val="0"/>
          <w:numId w:val="45"/>
        </w:numPr>
      </w:pPr>
      <w:r>
        <w:t>CADMAP</w:t>
      </w:r>
    </w:p>
    <w:p w:rsidR="003B0587" w:rsidRDefault="003B0587" w:rsidP="00DA133F">
      <w:pPr>
        <w:pStyle w:val="Kommentartext"/>
        <w:numPr>
          <w:ilvl w:val="0"/>
          <w:numId w:val="45"/>
        </w:numPr>
      </w:pPr>
      <w:r>
        <w:t>H&amp;K</w:t>
      </w:r>
    </w:p>
    <w:p w:rsidR="003B0587" w:rsidRDefault="003B0587" w:rsidP="00DA133F">
      <w:pPr>
        <w:pStyle w:val="Kommentartext"/>
        <w:numPr>
          <w:ilvl w:val="0"/>
          <w:numId w:val="45"/>
        </w:numPr>
      </w:pPr>
      <w:r>
        <w:t>AS</w:t>
      </w:r>
    </w:p>
  </w:comment>
  <w:comment w:id="193" w:author="Kueck" w:date="2013-03-12T12:52:00Z" w:initials="K">
    <w:p w:rsidR="003B0587" w:rsidRDefault="003B0587">
      <w:pPr>
        <w:pStyle w:val="Kommentartext"/>
      </w:pPr>
      <w:r>
        <w:rPr>
          <w:rStyle w:val="Kommentarzeichen"/>
        </w:rPr>
        <w:annotationRef/>
      </w:r>
      <w:r>
        <w:t>Bitte um Vervollständigung bzw. Überarbeitung der Platzhalter durch den GU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0587" w:rsidRDefault="003B0587">
      <w:r>
        <w:separator/>
      </w:r>
    </w:p>
  </w:endnote>
  <w:endnote w:type="continuationSeparator" w:id="0">
    <w:p w:rsidR="003B0587" w:rsidRDefault="003B058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6"/>
      <w:gridCol w:w="957"/>
      <w:gridCol w:w="4307"/>
    </w:tblGrid>
    <w:tr w:rsidR="003B0587">
      <w:trPr>
        <w:trHeight w:val="151"/>
      </w:trPr>
      <w:tc>
        <w:tcPr>
          <w:tcW w:w="2250" w:type="pct"/>
          <w:tcBorders>
            <w:bottom w:val="single" w:sz="4" w:space="0" w:color="4F81BD"/>
          </w:tcBorders>
        </w:tcPr>
        <w:p w:rsidR="003B0587" w:rsidRDefault="003B0587">
          <w:pPr>
            <w:pStyle w:val="Kopfzeile"/>
            <w:rPr>
              <w:rFonts w:ascii="Cambria" w:hAnsi="Cambria"/>
              <w:b/>
              <w:bCs/>
            </w:rPr>
          </w:pPr>
        </w:p>
      </w:tc>
      <w:tc>
        <w:tcPr>
          <w:tcW w:w="500" w:type="pct"/>
          <w:vMerge w:val="restart"/>
          <w:noWrap/>
          <w:vAlign w:val="center"/>
        </w:tcPr>
        <w:p w:rsidR="003B0587" w:rsidRPr="00991841" w:rsidRDefault="003B0587">
          <w:pPr>
            <w:pStyle w:val="KeinLeerraum"/>
            <w:rPr>
              <w:rFonts w:ascii="Arial" w:hAnsi="Arial" w:cs="Arial"/>
              <w:sz w:val="16"/>
              <w:szCs w:val="16"/>
            </w:rPr>
          </w:pPr>
          <w:r w:rsidRPr="00991841">
            <w:rPr>
              <w:rFonts w:ascii="Arial" w:hAnsi="Arial" w:cs="Arial"/>
              <w:b/>
              <w:sz w:val="16"/>
              <w:szCs w:val="16"/>
            </w:rPr>
            <w:t xml:space="preserve">Seite </w:t>
          </w:r>
          <w:r w:rsidRPr="00991841">
            <w:rPr>
              <w:rFonts w:ascii="Arial" w:hAnsi="Arial" w:cs="Arial"/>
              <w:sz w:val="16"/>
              <w:szCs w:val="16"/>
            </w:rPr>
            <w:fldChar w:fldCharType="begin"/>
          </w:r>
          <w:r w:rsidRPr="00991841">
            <w:rPr>
              <w:rFonts w:ascii="Arial" w:hAnsi="Arial" w:cs="Arial"/>
              <w:sz w:val="16"/>
              <w:szCs w:val="16"/>
            </w:rPr>
            <w:instrText xml:space="preserve"> PAGE  \* MERGEFORMAT </w:instrText>
          </w:r>
          <w:r w:rsidRPr="00991841">
            <w:rPr>
              <w:rFonts w:ascii="Arial" w:hAnsi="Arial" w:cs="Arial"/>
              <w:sz w:val="16"/>
              <w:szCs w:val="16"/>
            </w:rPr>
            <w:fldChar w:fldCharType="separate"/>
          </w:r>
          <w:r w:rsidR="00B81567" w:rsidRPr="00B81567">
            <w:rPr>
              <w:rFonts w:ascii="Arial" w:hAnsi="Arial" w:cs="Arial"/>
              <w:b/>
              <w:noProof/>
              <w:sz w:val="16"/>
              <w:szCs w:val="16"/>
            </w:rPr>
            <w:t>15</w:t>
          </w:r>
          <w:r w:rsidRPr="00991841">
            <w:rPr>
              <w:rFonts w:ascii="Arial" w:hAnsi="Arial" w:cs="Arial"/>
              <w:sz w:val="16"/>
              <w:szCs w:val="16"/>
            </w:rPr>
            <w:fldChar w:fldCharType="end"/>
          </w:r>
        </w:p>
      </w:tc>
      <w:tc>
        <w:tcPr>
          <w:tcW w:w="2250" w:type="pct"/>
          <w:tcBorders>
            <w:bottom w:val="single" w:sz="4" w:space="0" w:color="4F81BD"/>
          </w:tcBorders>
        </w:tcPr>
        <w:p w:rsidR="003B0587" w:rsidRDefault="003B0587">
          <w:pPr>
            <w:pStyle w:val="Kopfzeile"/>
            <w:rPr>
              <w:rFonts w:ascii="Cambria" w:hAnsi="Cambria"/>
              <w:b/>
              <w:bCs/>
            </w:rPr>
          </w:pPr>
        </w:p>
      </w:tc>
    </w:tr>
    <w:tr w:rsidR="003B0587">
      <w:trPr>
        <w:trHeight w:val="150"/>
      </w:trPr>
      <w:tc>
        <w:tcPr>
          <w:tcW w:w="2250" w:type="pct"/>
          <w:tcBorders>
            <w:top w:val="single" w:sz="4" w:space="0" w:color="4F81BD"/>
          </w:tcBorders>
        </w:tcPr>
        <w:p w:rsidR="003B0587" w:rsidRDefault="003B0587">
          <w:pPr>
            <w:pStyle w:val="Kopfzeile"/>
            <w:rPr>
              <w:rFonts w:ascii="Cambria" w:hAnsi="Cambria"/>
              <w:b/>
              <w:bCs/>
            </w:rPr>
          </w:pPr>
        </w:p>
      </w:tc>
      <w:tc>
        <w:tcPr>
          <w:tcW w:w="500" w:type="pct"/>
          <w:vMerge/>
        </w:tcPr>
        <w:p w:rsidR="003B0587" w:rsidRDefault="003B0587">
          <w:pPr>
            <w:pStyle w:val="Kopfzeile"/>
            <w:jc w:val="center"/>
            <w:rPr>
              <w:rFonts w:ascii="Cambria" w:hAnsi="Cambria"/>
              <w:b/>
              <w:bCs/>
            </w:rPr>
          </w:pPr>
        </w:p>
      </w:tc>
      <w:tc>
        <w:tcPr>
          <w:tcW w:w="2250" w:type="pct"/>
          <w:tcBorders>
            <w:top w:val="single" w:sz="4" w:space="0" w:color="4F81BD"/>
          </w:tcBorders>
        </w:tcPr>
        <w:p w:rsidR="003B0587" w:rsidRDefault="003B0587">
          <w:pPr>
            <w:pStyle w:val="Kopfzeile"/>
            <w:rPr>
              <w:rFonts w:ascii="Cambria" w:hAnsi="Cambria"/>
              <w:b/>
              <w:bCs/>
            </w:rPr>
          </w:pPr>
        </w:p>
      </w:tc>
    </w:tr>
  </w:tbl>
  <w:p w:rsidR="003B0587" w:rsidRDefault="003B058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0587" w:rsidRDefault="003B0587">
      <w:r>
        <w:separator/>
      </w:r>
    </w:p>
  </w:footnote>
  <w:footnote w:type="continuationSeparator" w:id="0">
    <w:p w:rsidR="003B0587" w:rsidRDefault="003B05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587" w:rsidRDefault="003B0587"/>
  <w:p w:rsidR="003B0587" w:rsidRDefault="003B0587">
    <w:r>
      <w:t>EMBED</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2552"/>
      <w:gridCol w:w="4536"/>
      <w:gridCol w:w="2268"/>
    </w:tblGrid>
    <w:tr w:rsidR="003B0587" w:rsidTr="00142336">
      <w:trPr>
        <w:cantSplit/>
        <w:trHeight w:val="582"/>
      </w:trPr>
      <w:tc>
        <w:tcPr>
          <w:tcW w:w="2552" w:type="dxa"/>
          <w:vAlign w:val="center"/>
        </w:tcPr>
        <w:p w:rsidR="003B0587" w:rsidRPr="00316395" w:rsidRDefault="003B0587" w:rsidP="00941BD9">
          <w:pPr>
            <w:rPr>
              <w:b/>
              <w:sz w:val="28"/>
            </w:rPr>
          </w:pPr>
          <w:r>
            <w:rPr>
              <w:b/>
              <w:noProof/>
              <w:sz w:val="28"/>
            </w:rPr>
            <w:drawing>
              <wp:inline distT="0" distB="0" distL="0" distR="0">
                <wp:extent cx="1531620" cy="207010"/>
                <wp:effectExtent l="19050" t="0" r="0" b="0"/>
                <wp:docPr id="6" name="Grafik 5" descr="hwlogo_09_c_5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_09_c_5cm.jpg"/>
                        <pic:cNvPicPr/>
                      </pic:nvPicPr>
                      <pic:blipFill>
                        <a:blip r:embed="rId1"/>
                        <a:stretch>
                          <a:fillRect/>
                        </a:stretch>
                      </pic:blipFill>
                      <pic:spPr>
                        <a:xfrm>
                          <a:off x="0" y="0"/>
                          <a:ext cx="1531620" cy="207010"/>
                        </a:xfrm>
                        <a:prstGeom prst="rect">
                          <a:avLst/>
                        </a:prstGeom>
                      </pic:spPr>
                    </pic:pic>
                  </a:graphicData>
                </a:graphic>
              </wp:inline>
            </w:drawing>
          </w:r>
        </w:p>
      </w:tc>
      <w:tc>
        <w:tcPr>
          <w:tcW w:w="4536" w:type="dxa"/>
          <w:vAlign w:val="center"/>
        </w:tcPr>
        <w:p w:rsidR="003B0587" w:rsidRPr="00316395" w:rsidRDefault="003B0587" w:rsidP="00941BD9">
          <w:pPr>
            <w:rPr>
              <w:b/>
              <w:sz w:val="28"/>
            </w:rPr>
          </w:pPr>
        </w:p>
      </w:tc>
      <w:tc>
        <w:tcPr>
          <w:tcW w:w="2268" w:type="dxa"/>
        </w:tcPr>
        <w:p w:rsidR="003B0587" w:rsidRDefault="003B0587" w:rsidP="00941BD9">
          <w:pPr>
            <w:spacing w:before="120" w:line="240" w:lineRule="atLeast"/>
            <w:jc w:val="right"/>
          </w:pPr>
          <w:r>
            <w:rPr>
              <w:noProof/>
              <w:sz w:val="20"/>
            </w:rPr>
            <w:drawing>
              <wp:inline distT="0" distB="0" distL="0" distR="0">
                <wp:extent cx="1400175" cy="485775"/>
                <wp:effectExtent l="19050" t="0" r="9525" b="0"/>
                <wp:docPr id="17" name="Bild 17"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3B0587" w:rsidRDefault="003B0587" w:rsidP="00142336">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4962"/>
      <w:gridCol w:w="4394"/>
    </w:tblGrid>
    <w:tr w:rsidR="003B0587" w:rsidTr="00871750">
      <w:trPr>
        <w:cantSplit/>
        <w:trHeight w:val="600"/>
      </w:trPr>
      <w:tc>
        <w:tcPr>
          <w:tcW w:w="4962" w:type="dxa"/>
          <w:vAlign w:val="center"/>
        </w:tcPr>
        <w:p w:rsidR="003B0587" w:rsidRPr="002F3DF2" w:rsidRDefault="003B0587" w:rsidP="002F3DF2">
          <w:pPr>
            <w:ind w:firstLine="2482"/>
            <w:jc w:val="center"/>
            <w:rPr>
              <w:sz w:val="20"/>
            </w:rPr>
          </w:pPr>
          <w:r>
            <w:rPr>
              <w:noProof/>
              <w:sz w:val="20"/>
            </w:rPr>
            <w:drawing>
              <wp:anchor distT="0" distB="0" distL="114300" distR="114300" simplePos="0" relativeHeight="251657216" behindDoc="0" locked="0" layoutInCell="1" allowOverlap="1">
                <wp:simplePos x="0" y="0"/>
                <wp:positionH relativeFrom="column">
                  <wp:posOffset>44450</wp:posOffset>
                </wp:positionH>
                <wp:positionV relativeFrom="paragraph">
                  <wp:posOffset>226060</wp:posOffset>
                </wp:positionV>
                <wp:extent cx="1419225" cy="191770"/>
                <wp:effectExtent l="19050" t="0" r="9525" b="0"/>
                <wp:wrapNone/>
                <wp:docPr id="2" name="Bild 2" descr="hw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 logo c"/>
                        <pic:cNvPicPr>
                          <a:picLocks noChangeAspect="1" noChangeArrowheads="1"/>
                        </pic:cNvPicPr>
                      </pic:nvPicPr>
                      <pic:blipFill>
                        <a:blip r:embed="rId1"/>
                        <a:stretch>
                          <a:fillRect/>
                        </a:stretch>
                      </pic:blipFill>
                      <pic:spPr bwMode="auto">
                        <a:xfrm>
                          <a:off x="0" y="0"/>
                          <a:ext cx="1419225" cy="191770"/>
                        </a:xfrm>
                        <a:prstGeom prst="rect">
                          <a:avLst/>
                        </a:prstGeom>
                        <a:noFill/>
                        <a:ln w="9525">
                          <a:noFill/>
                          <a:miter lim="800000"/>
                          <a:headEnd/>
                          <a:tailEnd/>
                        </a:ln>
                      </pic:spPr>
                    </pic:pic>
                  </a:graphicData>
                </a:graphic>
              </wp:anchor>
            </w:drawing>
          </w:r>
          <w:r>
            <w:rPr>
              <w:noProof/>
              <w:sz w:val="20"/>
            </w:rPr>
            <w:pict>
              <v:shapetype id="_x0000_t202" coordsize="21600,21600" o:spt="202" path="m,l,21600r21600,l21600,xe">
                <v:stroke joinstyle="miter"/>
                <v:path gradientshapeok="t" o:connecttype="rect"/>
              </v:shapetype>
              <v:shape id="Text Box 1" o:spid="_x0000_s2050" type="#_x0000_t202" style="position:absolute;left:0;text-align:left;margin-left:126.75pt;margin-top:-3.7pt;width:217.35pt;height:6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WvdtAIAALk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" filled="f" stroked="f">
                <v:textbox>
                  <w:txbxContent>
                    <w:p w:rsidR="003B0587" w:rsidRDefault="003B0587" w:rsidP="005A4EEB">
                      <w:pPr>
                        <w:shd w:val="clear" w:color="auto" w:fill="FFFFFF"/>
                        <w:jc w:val="center"/>
                        <w:rPr>
                          <w:b/>
                          <w:sz w:val="24"/>
                          <w:szCs w:val="24"/>
                        </w:rPr>
                      </w:pPr>
                    </w:p>
                    <w:p w:rsidR="003B0587" w:rsidRPr="00882A7E" w:rsidRDefault="003B0587" w:rsidP="005A4EEB">
                      <w:pPr>
                        <w:shd w:val="clear" w:color="auto" w:fill="FFFFFF"/>
                        <w:jc w:val="center"/>
                        <w:rPr>
                          <w:b/>
                          <w:sz w:val="24"/>
                          <w:szCs w:val="24"/>
                        </w:rPr>
                      </w:pPr>
                      <w:r>
                        <w:rPr>
                          <w:b/>
                          <w:sz w:val="24"/>
                          <w:szCs w:val="24"/>
                        </w:rPr>
                        <w:t>Fein</w:t>
                      </w:r>
                      <w:r w:rsidRPr="00882A7E">
                        <w:rPr>
                          <w:b/>
                          <w:sz w:val="24"/>
                          <w:szCs w:val="24"/>
                        </w:rPr>
                        <w:t>konzept Integration</w:t>
                      </w:r>
                    </w:p>
                    <w:p w:rsidR="003B0587" w:rsidRPr="00BC69D7" w:rsidRDefault="003B0587" w:rsidP="005A4EEB">
                      <w:pPr>
                        <w:shd w:val="clear" w:color="auto" w:fill="FFFFFF"/>
                        <w:jc w:val="center"/>
                        <w:rPr>
                          <w:b/>
                          <w:sz w:val="24"/>
                          <w:szCs w:val="24"/>
                        </w:rPr>
                      </w:pPr>
                      <w:r>
                        <w:rPr>
                          <w:b/>
                          <w:sz w:val="24"/>
                          <w:szCs w:val="24"/>
                        </w:rPr>
                        <w:t xml:space="preserve"> novaKANDIS</w:t>
                      </w:r>
                      <w:r w:rsidRPr="00882A7E">
                        <w:rPr>
                          <w:b/>
                          <w:sz w:val="24"/>
                          <w:szCs w:val="24"/>
                        </w:rPr>
                        <w:t xml:space="preserve"> und IPS</w:t>
                      </w:r>
                    </w:p>
                  </w:txbxContent>
                </v:textbox>
              </v:shape>
            </w:pict>
          </w:r>
        </w:p>
      </w:tc>
      <w:tc>
        <w:tcPr>
          <w:tcW w:w="4394" w:type="dxa"/>
        </w:tcPr>
        <w:p w:rsidR="003B0587" w:rsidRDefault="003B0587" w:rsidP="00B50370">
          <w:pPr>
            <w:spacing w:before="120" w:line="240" w:lineRule="atLeast"/>
            <w:ind w:left="1914"/>
            <w:jc w:val="center"/>
          </w:pPr>
          <w:r>
            <w:rPr>
              <w:noProof/>
              <w:sz w:val="20"/>
            </w:rPr>
            <w:drawing>
              <wp:inline distT="0" distB="0" distL="0" distR="0">
                <wp:extent cx="1400175" cy="485775"/>
                <wp:effectExtent l="19050" t="0" r="9525" b="0"/>
                <wp:docPr id="18" name="Bild 18"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3B0587" w:rsidRDefault="003B0587">
    <w:pPr>
      <w:pStyle w:val="Kopfzeile"/>
    </w:pPr>
    <w:r>
      <w:rPr>
        <w:noProof/>
      </w:rPr>
      <w:pict>
        <v:shapetype id="_x0000_t32" coordsize="21600,21600" o:spt="32" o:oned="t" path="m,l21600,21600e" filled="f">
          <v:path arrowok="t" fillok="f" o:connecttype="none"/>
          <o:lock v:ext="edit" shapetype="t"/>
        </v:shapetype>
        <v:shape id="AutoShape 2" o:spid="_x0000_s2049" type="#_x0000_t32" style="position:absolute;margin-left:.35pt;margin-top:13.9pt;width:46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" strokecolor="#548dd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20.05pt;height:15.05pt" o:bullet="t">
        <v:imagedata r:id="rId1" o:title=""/>
      </v:shape>
    </w:pict>
  </w:numPicBullet>
  <w:numPicBullet w:numPicBulletId="1">
    <w:pict>
      <v:shape id="_x0000_i1139" type="#_x0000_t75" style="width:19.4pt;height:15.05pt" o:bullet="t">
        <v:imagedata r:id="rId2" o:title=""/>
      </v:shape>
    </w:pict>
  </w:numPicBullet>
  <w:numPicBullet w:numPicBulletId="2">
    <w:pict>
      <v:shape id="_x0000_i1140" type="#_x0000_t75" style="width:14.4pt;height:14.4pt" o:bullet="t">
        <v:imagedata r:id="rId3" o:title=""/>
      </v:shape>
    </w:pict>
  </w:numPicBullet>
  <w:numPicBullet w:numPicBulletId="3">
    <w:pict>
      <v:shape id="_x0000_i1141" type="#_x0000_t75" style="width:18.15pt;height:12.5pt" o:bullet="t">
        <v:imagedata r:id="rId4" o:title=""/>
      </v:shape>
    </w:pict>
  </w:numPicBullet>
  <w:numPicBullet w:numPicBulletId="4">
    <w:pict>
      <v:shape id="_x0000_i1142" type="#_x0000_t75" style="width:18.15pt;height:11.9pt" o:bullet="t">
        <v:imagedata r:id="rId5" o:title=""/>
      </v:shape>
    </w:pict>
  </w:numPicBullet>
  <w:numPicBullet w:numPicBulletId="5">
    <w:pict>
      <v:shape id="_x0000_i1143" type="#_x0000_t75" style="width:19.4pt;height:13.75pt" o:bullet="t">
        <v:imagedata r:id="rId6" o:title=""/>
      </v:shape>
    </w:pict>
  </w:numPicBullet>
  <w:numPicBullet w:numPicBulletId="6">
    <w:pict>
      <v:shape id="_x0000_i1144" type="#_x0000_t75" style="width:13.75pt;height:13.75pt" o:bullet="t">
        <v:imagedata r:id="rId7" o:title="document"/>
      </v:shape>
    </w:pict>
  </w:numPicBullet>
  <w:abstractNum w:abstractNumId="0">
    <w:nsid w:val="00000004"/>
    <w:multiLevelType w:val="multilevel"/>
    <w:tmpl w:val="0FF69DCA"/>
    <w:name w:val="WW8Num4"/>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nsid w:val="0169566F"/>
    <w:multiLevelType w:val="hybridMultilevel"/>
    <w:tmpl w:val="43A2F1BC"/>
    <w:lvl w:ilvl="0" w:tplc="0407000F">
      <w:start w:val="1"/>
      <w:numFmt w:val="decimal"/>
      <w:lvlText w:val="%1."/>
      <w:lvlJc w:val="left"/>
      <w:pPr>
        <w:tabs>
          <w:tab w:val="num" w:pos="360"/>
        </w:tabs>
        <w:ind w:left="360" w:hanging="360"/>
      </w:p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BE2403"/>
    <w:multiLevelType w:val="hybridMultilevel"/>
    <w:tmpl w:val="FACC2B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51367AA"/>
    <w:multiLevelType w:val="hybridMultilevel"/>
    <w:tmpl w:val="9B4E7D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181354D1"/>
    <w:multiLevelType w:val="hybridMultilevel"/>
    <w:tmpl w:val="5F3299B8"/>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4B5244"/>
    <w:multiLevelType w:val="hybridMultilevel"/>
    <w:tmpl w:val="9A4C05B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C4541D1"/>
    <w:multiLevelType w:val="hybridMultilevel"/>
    <w:tmpl w:val="7348EB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1FA8326C"/>
    <w:multiLevelType w:val="hybridMultilevel"/>
    <w:tmpl w:val="4C6C30BA"/>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B05315"/>
    <w:multiLevelType w:val="hybridMultilevel"/>
    <w:tmpl w:val="685AE3B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293B7DE5"/>
    <w:multiLevelType w:val="multilevel"/>
    <w:tmpl w:val="383CE482"/>
    <w:lvl w:ilvl="0">
      <w:start w:val="1"/>
      <w:numFmt w:val="upperRoman"/>
      <w:pStyle w:val="berschrift1"/>
      <w:lvlText w:val="%1"/>
      <w:lvlJc w:val="left"/>
      <w:pPr>
        <w:tabs>
          <w:tab w:val="num" w:pos="720"/>
        </w:tabs>
        <w:ind w:left="0" w:firstLine="0"/>
      </w:pPr>
      <w:rPr>
        <w:rFonts w:hint="default"/>
      </w:rPr>
    </w:lvl>
    <w:lvl w:ilvl="1">
      <w:start w:val="1"/>
      <w:numFmt w:val="decimal"/>
      <w:lvlText w:val="%2"/>
      <w:lvlJc w:val="left"/>
      <w:pPr>
        <w:tabs>
          <w:tab w:val="num" w:pos="360"/>
        </w:tabs>
        <w:ind w:left="0" w:firstLine="0"/>
      </w:pPr>
      <w:rPr>
        <w:rFonts w:hint="default"/>
      </w:rPr>
    </w:lvl>
    <w:lvl w:ilvl="2">
      <w:start w:val="1"/>
      <w:numFmt w:val="decimal"/>
      <w:lvlText w:val="%2.%3"/>
      <w:lvlJc w:val="left"/>
      <w:pPr>
        <w:tabs>
          <w:tab w:val="num" w:pos="360"/>
        </w:tabs>
        <w:ind w:left="0" w:firstLine="0"/>
      </w:pPr>
      <w:rPr>
        <w:rFonts w:hint="default"/>
      </w:rPr>
    </w:lvl>
    <w:lvl w:ilvl="3">
      <w:start w:val="1"/>
      <w:numFmt w:val="decimal"/>
      <w:lvlText w:val="%2.%3.%4"/>
      <w:lvlJc w:val="left"/>
      <w:pPr>
        <w:tabs>
          <w:tab w:val="num" w:pos="720"/>
        </w:tabs>
        <w:ind w:left="0" w:firstLine="0"/>
      </w:pPr>
      <w:rPr>
        <w:rFonts w:hint="default"/>
      </w:rPr>
    </w:lvl>
    <w:lvl w:ilvl="4">
      <w:start w:val="1"/>
      <w:numFmt w:val="decimal"/>
      <w:lvlText w:val="%2.%3.%4.%5"/>
      <w:lvlJc w:val="left"/>
      <w:pPr>
        <w:tabs>
          <w:tab w:val="num" w:pos="1080"/>
        </w:tabs>
        <w:ind w:left="0" w:firstLine="0"/>
      </w:pPr>
      <w:rPr>
        <w:rFonts w:hint="default"/>
      </w:rPr>
    </w:lvl>
    <w:lvl w:ilvl="5">
      <w:start w:val="1"/>
      <w:numFmt w:val="decimal"/>
      <w:lvlText w:val="%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0">
    <w:nsid w:val="2A717B31"/>
    <w:multiLevelType w:val="hybridMultilevel"/>
    <w:tmpl w:val="AC4A0D0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7878ED"/>
    <w:multiLevelType w:val="hybridMultilevel"/>
    <w:tmpl w:val="E66AF574"/>
    <w:lvl w:ilvl="0" w:tplc="04070001">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32CD2769"/>
    <w:multiLevelType w:val="hybridMultilevel"/>
    <w:tmpl w:val="5CB623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35D13EA6"/>
    <w:multiLevelType w:val="hybridMultilevel"/>
    <w:tmpl w:val="7DACA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77D7635"/>
    <w:multiLevelType w:val="hybridMultilevel"/>
    <w:tmpl w:val="24E4B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7CE066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6">
    <w:nsid w:val="38A14235"/>
    <w:multiLevelType w:val="multilevel"/>
    <w:tmpl w:val="85E8A010"/>
    <w:lvl w:ilvl="0">
      <w:start w:val="1"/>
      <w:numFmt w:val="none"/>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lvl>
    <w:lvl w:ilvl="3">
      <w:start w:val="1"/>
      <w:numFmt w:val="decimal"/>
      <w:pStyle w:val="berschrift4"/>
      <w:lvlText w:val="%1%2.%3.%4"/>
      <w:lvlJc w:val="left"/>
      <w:pPr>
        <w:tabs>
          <w:tab w:val="num" w:pos="1134"/>
        </w:tabs>
        <w:ind w:left="1134" w:hanging="1134"/>
      </w:pPr>
    </w:lvl>
    <w:lvl w:ilvl="4">
      <w:start w:val="1"/>
      <w:numFmt w:val="decimal"/>
      <w:pStyle w:val="berschrift5"/>
      <w:lvlText w:val="%1%2.%3.%4.%5"/>
      <w:lvlJc w:val="left"/>
      <w:pPr>
        <w:tabs>
          <w:tab w:val="num" w:pos="1080"/>
        </w:tabs>
        <w:ind w:left="0" w:firstLine="0"/>
      </w:pPr>
    </w:lvl>
    <w:lvl w:ilvl="5">
      <w:start w:val="1"/>
      <w:numFmt w:val="decimal"/>
      <w:pStyle w:val="berschrift6"/>
      <w:lvlText w:val="%1%2.%3.%4.%5.%6"/>
      <w:lvlJc w:val="left"/>
      <w:pPr>
        <w:tabs>
          <w:tab w:val="num" w:pos="1440"/>
        </w:tabs>
        <w:ind w:left="0" w:firstLine="0"/>
      </w:pPr>
    </w:lvl>
    <w:lvl w:ilvl="6">
      <w:start w:val="1"/>
      <w:numFmt w:val="decimal"/>
      <w:pStyle w:val="berschrift7"/>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nsid w:val="38BE0C9F"/>
    <w:multiLevelType w:val="hybridMultilevel"/>
    <w:tmpl w:val="E3D2A0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43986308"/>
    <w:multiLevelType w:val="hybridMultilevel"/>
    <w:tmpl w:val="F35E0F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99103C0"/>
    <w:multiLevelType w:val="hybridMultilevel"/>
    <w:tmpl w:val="274A87E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58CC4E36"/>
    <w:multiLevelType w:val="multilevel"/>
    <w:tmpl w:val="84BA4F46"/>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1">
    <w:nsid w:val="5B1F09C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2">
    <w:nsid w:val="5CBE220B"/>
    <w:multiLevelType w:val="hybridMultilevel"/>
    <w:tmpl w:val="4EC445A4"/>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604E4AD6"/>
    <w:multiLevelType w:val="hybridMultilevel"/>
    <w:tmpl w:val="8F262CFC"/>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1C21070"/>
    <w:multiLevelType w:val="hybridMultilevel"/>
    <w:tmpl w:val="97C26FB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1C219BE"/>
    <w:multiLevelType w:val="hybridMultilevel"/>
    <w:tmpl w:val="8C32F608"/>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6">
    <w:nsid w:val="62761CFA"/>
    <w:multiLevelType w:val="hybridMultilevel"/>
    <w:tmpl w:val="3A3EE5CA"/>
    <w:lvl w:ilvl="0" w:tplc="7B24976A">
      <w:numFmt w:val="bullet"/>
      <w:lvlText w:val="-"/>
      <w:lvlJc w:val="left"/>
      <w:pPr>
        <w:ind w:left="720" w:hanging="360"/>
      </w:pPr>
      <w:rPr>
        <w:rFonts w:ascii="Calibri" w:eastAsia="Calibri" w:hAnsi="Calibri" w:cs="Calibri"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7">
    <w:nsid w:val="62C60637"/>
    <w:multiLevelType w:val="hybridMultilevel"/>
    <w:tmpl w:val="3C4CB338"/>
    <w:lvl w:ilvl="0" w:tplc="04070013">
      <w:start w:val="1"/>
      <w:numFmt w:val="upperRoman"/>
      <w:lvlText w:val="%1."/>
      <w:lvlJc w:val="righ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63644C75"/>
    <w:multiLevelType w:val="hybridMultilevel"/>
    <w:tmpl w:val="FE4C75B6"/>
    <w:lvl w:ilvl="0" w:tplc="D69835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4E03D70"/>
    <w:multiLevelType w:val="hybridMultilevel"/>
    <w:tmpl w:val="57445A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nsid w:val="68415BCD"/>
    <w:multiLevelType w:val="hybridMultilevel"/>
    <w:tmpl w:val="FFF63874"/>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B8E6C80"/>
    <w:multiLevelType w:val="singleLevel"/>
    <w:tmpl w:val="4CBAEFE6"/>
    <w:lvl w:ilvl="0">
      <w:start w:val="1"/>
      <w:numFmt w:val="bullet"/>
      <w:pStyle w:val="AufzhlungPunkt"/>
      <w:lvlText w:val=""/>
      <w:lvlJc w:val="left"/>
      <w:pPr>
        <w:tabs>
          <w:tab w:val="num" w:pos="360"/>
        </w:tabs>
        <w:ind w:left="360" w:hanging="360"/>
      </w:pPr>
      <w:rPr>
        <w:rFonts w:ascii="Symbol" w:hAnsi="Symbol" w:hint="default"/>
      </w:rPr>
    </w:lvl>
  </w:abstractNum>
  <w:abstractNum w:abstractNumId="32">
    <w:nsid w:val="6BB55B9A"/>
    <w:multiLevelType w:val="hybridMultilevel"/>
    <w:tmpl w:val="97EA88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nsid w:val="6D913043"/>
    <w:multiLevelType w:val="hybridMultilevel"/>
    <w:tmpl w:val="5A3887B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4">
    <w:nsid w:val="6E073F0A"/>
    <w:multiLevelType w:val="hybridMultilevel"/>
    <w:tmpl w:val="3A182272"/>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1FD4356"/>
    <w:multiLevelType w:val="hybridMultilevel"/>
    <w:tmpl w:val="FA4CCEA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2F97D84"/>
    <w:multiLevelType w:val="hybridMultilevel"/>
    <w:tmpl w:val="144858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nsid w:val="734D19C4"/>
    <w:multiLevelType w:val="hybridMultilevel"/>
    <w:tmpl w:val="52F4C2DE"/>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3A13D37"/>
    <w:multiLevelType w:val="hybridMultilevel"/>
    <w:tmpl w:val="5B368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71B0BAB"/>
    <w:multiLevelType w:val="hybridMultilevel"/>
    <w:tmpl w:val="C2EA2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F99732A"/>
    <w:multiLevelType w:val="hybridMultilevel"/>
    <w:tmpl w:val="CE820086"/>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31"/>
  </w:num>
  <w:num w:numId="3">
    <w:abstractNumId w:val="9"/>
  </w:num>
  <w:num w:numId="4">
    <w:abstractNumId w:val="15"/>
  </w:num>
  <w:num w:numId="5">
    <w:abstractNumId w:val="22"/>
  </w:num>
  <w:num w:numId="6">
    <w:abstractNumId w:val="23"/>
  </w:num>
  <w:num w:numId="7">
    <w:abstractNumId w:val="40"/>
  </w:num>
  <w:num w:numId="8">
    <w:abstractNumId w:val="1"/>
  </w:num>
  <w:num w:numId="9">
    <w:abstractNumId w:val="18"/>
  </w:num>
  <w:num w:numId="10">
    <w:abstractNumId w:val="10"/>
  </w:num>
  <w:num w:numId="11">
    <w:abstractNumId w:val="34"/>
  </w:num>
  <w:num w:numId="12">
    <w:abstractNumId w:val="33"/>
  </w:num>
  <w:num w:numId="13">
    <w:abstractNumId w:val="25"/>
  </w:num>
  <w:num w:numId="14">
    <w:abstractNumId w:val="5"/>
  </w:num>
  <w:num w:numId="15">
    <w:abstractNumId w:val="36"/>
  </w:num>
  <w:num w:numId="16">
    <w:abstractNumId w:val="11"/>
  </w:num>
  <w:num w:numId="17">
    <w:abstractNumId w:val="37"/>
  </w:num>
  <w:num w:numId="18">
    <w:abstractNumId w:val="24"/>
  </w:num>
  <w:num w:numId="19">
    <w:abstractNumId w:val="7"/>
  </w:num>
  <w:num w:numId="20">
    <w:abstractNumId w:val="30"/>
  </w:num>
  <w:num w:numId="21">
    <w:abstractNumId w:val="4"/>
  </w:num>
  <w:num w:numId="22">
    <w:abstractNumId w:val="15"/>
  </w:num>
  <w:num w:numId="23">
    <w:abstractNumId w:val="15"/>
  </w:num>
  <w:num w:numId="24">
    <w:abstractNumId w:val="15"/>
  </w:num>
  <w:num w:numId="25">
    <w:abstractNumId w:val="28"/>
  </w:num>
  <w:num w:numId="26">
    <w:abstractNumId w:val="38"/>
  </w:num>
  <w:num w:numId="27">
    <w:abstractNumId w:val="35"/>
  </w:num>
  <w:num w:numId="28">
    <w:abstractNumId w:val="19"/>
  </w:num>
  <w:num w:numId="29">
    <w:abstractNumId w:val="32"/>
  </w:num>
  <w:num w:numId="30">
    <w:abstractNumId w:val="16"/>
  </w:num>
  <w:num w:numId="31">
    <w:abstractNumId w:val="21"/>
  </w:num>
  <w:num w:numId="32">
    <w:abstractNumId w:val="20"/>
  </w:num>
  <w:num w:numId="33">
    <w:abstractNumId w:val="8"/>
  </w:num>
  <w:num w:numId="34">
    <w:abstractNumId w:val="3"/>
  </w:num>
  <w:num w:numId="35">
    <w:abstractNumId w:val="14"/>
  </w:num>
  <w:num w:numId="36">
    <w:abstractNumId w:val="17"/>
  </w:num>
  <w:num w:numId="37">
    <w:abstractNumId w:val="16"/>
  </w:num>
  <w:num w:numId="38">
    <w:abstractNumId w:val="39"/>
  </w:num>
  <w:num w:numId="39">
    <w:abstractNumId w:val="27"/>
  </w:num>
  <w:num w:numId="4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12"/>
  </w:num>
  <w:num w:numId="43">
    <w:abstractNumId w:val="29"/>
  </w:num>
  <w:num w:numId="44">
    <w:abstractNumId w:val="13"/>
  </w:num>
  <w:num w:numId="45">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stylePaneFormatFilter w:val="3F01"/>
  <w:trackRevisions/>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rules v:ext="edit">
        <o:r id="V:Rule1" type="connector" idref="#AutoShape 2"/>
      </o:rules>
    </o:shapelayout>
  </w:hdrShapeDefaults>
  <w:footnotePr>
    <w:footnote w:id="-1"/>
    <w:footnote w:id="0"/>
  </w:footnotePr>
  <w:endnotePr>
    <w:endnote w:id="-1"/>
    <w:endnote w:id="0"/>
  </w:endnotePr>
  <w:compat/>
  <w:rsids>
    <w:rsidRoot w:val="00316395"/>
    <w:rsid w:val="00002F1B"/>
    <w:rsid w:val="0000418B"/>
    <w:rsid w:val="000066BF"/>
    <w:rsid w:val="0000752F"/>
    <w:rsid w:val="00010317"/>
    <w:rsid w:val="00011C61"/>
    <w:rsid w:val="000123BC"/>
    <w:rsid w:val="00014C1A"/>
    <w:rsid w:val="00017044"/>
    <w:rsid w:val="000214D0"/>
    <w:rsid w:val="000235F6"/>
    <w:rsid w:val="000271F7"/>
    <w:rsid w:val="0002727A"/>
    <w:rsid w:val="000320BC"/>
    <w:rsid w:val="0003391A"/>
    <w:rsid w:val="00035320"/>
    <w:rsid w:val="00036BFB"/>
    <w:rsid w:val="000406FC"/>
    <w:rsid w:val="000433F4"/>
    <w:rsid w:val="00050829"/>
    <w:rsid w:val="00056853"/>
    <w:rsid w:val="00057335"/>
    <w:rsid w:val="00062539"/>
    <w:rsid w:val="0006271C"/>
    <w:rsid w:val="00063F4B"/>
    <w:rsid w:val="000719F0"/>
    <w:rsid w:val="00073AA6"/>
    <w:rsid w:val="00084F59"/>
    <w:rsid w:val="000860D3"/>
    <w:rsid w:val="00090FC9"/>
    <w:rsid w:val="00096323"/>
    <w:rsid w:val="00096BDD"/>
    <w:rsid w:val="00097AC8"/>
    <w:rsid w:val="000A0256"/>
    <w:rsid w:val="000B7719"/>
    <w:rsid w:val="000C2167"/>
    <w:rsid w:val="000C7276"/>
    <w:rsid w:val="000D0878"/>
    <w:rsid w:val="000D55BB"/>
    <w:rsid w:val="000D5AF4"/>
    <w:rsid w:val="000D64B5"/>
    <w:rsid w:val="000D744F"/>
    <w:rsid w:val="000E4D50"/>
    <w:rsid w:val="000E598F"/>
    <w:rsid w:val="000E5DA3"/>
    <w:rsid w:val="000F3025"/>
    <w:rsid w:val="000F6266"/>
    <w:rsid w:val="001030E4"/>
    <w:rsid w:val="00104D7B"/>
    <w:rsid w:val="0011046C"/>
    <w:rsid w:val="00111908"/>
    <w:rsid w:val="001138CB"/>
    <w:rsid w:val="001159AF"/>
    <w:rsid w:val="00115F91"/>
    <w:rsid w:val="00120C7A"/>
    <w:rsid w:val="001228A6"/>
    <w:rsid w:val="001229A1"/>
    <w:rsid w:val="0012705D"/>
    <w:rsid w:val="00130354"/>
    <w:rsid w:val="001319B7"/>
    <w:rsid w:val="00135B8D"/>
    <w:rsid w:val="00142336"/>
    <w:rsid w:val="00143D5E"/>
    <w:rsid w:val="00146365"/>
    <w:rsid w:val="00151D90"/>
    <w:rsid w:val="00152153"/>
    <w:rsid w:val="001548C7"/>
    <w:rsid w:val="00155467"/>
    <w:rsid w:val="0016130D"/>
    <w:rsid w:val="001614C0"/>
    <w:rsid w:val="001649D7"/>
    <w:rsid w:val="001704AD"/>
    <w:rsid w:val="00174CC7"/>
    <w:rsid w:val="00181770"/>
    <w:rsid w:val="001844E3"/>
    <w:rsid w:val="001920D9"/>
    <w:rsid w:val="00192480"/>
    <w:rsid w:val="001944D8"/>
    <w:rsid w:val="001972E5"/>
    <w:rsid w:val="001A0B12"/>
    <w:rsid w:val="001A0FB8"/>
    <w:rsid w:val="001A15B7"/>
    <w:rsid w:val="001A31A2"/>
    <w:rsid w:val="001A42E9"/>
    <w:rsid w:val="001B0A2A"/>
    <w:rsid w:val="001B13A4"/>
    <w:rsid w:val="001B1463"/>
    <w:rsid w:val="001B5FD5"/>
    <w:rsid w:val="001B782C"/>
    <w:rsid w:val="001C2017"/>
    <w:rsid w:val="001C4D0F"/>
    <w:rsid w:val="001C57D2"/>
    <w:rsid w:val="001C6F95"/>
    <w:rsid w:val="001C7878"/>
    <w:rsid w:val="001D1780"/>
    <w:rsid w:val="001D267A"/>
    <w:rsid w:val="001D2BF8"/>
    <w:rsid w:val="001D31CE"/>
    <w:rsid w:val="001D5C57"/>
    <w:rsid w:val="001D7C70"/>
    <w:rsid w:val="001E4B53"/>
    <w:rsid w:val="001E4F53"/>
    <w:rsid w:val="001F42F5"/>
    <w:rsid w:val="001F661A"/>
    <w:rsid w:val="001F6D7F"/>
    <w:rsid w:val="00200AF4"/>
    <w:rsid w:val="00207E85"/>
    <w:rsid w:val="00210A86"/>
    <w:rsid w:val="002220AD"/>
    <w:rsid w:val="002229B0"/>
    <w:rsid w:val="002239B3"/>
    <w:rsid w:val="002274C1"/>
    <w:rsid w:val="00231F46"/>
    <w:rsid w:val="0023694A"/>
    <w:rsid w:val="00241E57"/>
    <w:rsid w:val="0024261C"/>
    <w:rsid w:val="00242ED3"/>
    <w:rsid w:val="00243B21"/>
    <w:rsid w:val="00244FE3"/>
    <w:rsid w:val="00252C9C"/>
    <w:rsid w:val="0025304B"/>
    <w:rsid w:val="00254000"/>
    <w:rsid w:val="00262767"/>
    <w:rsid w:val="0028017A"/>
    <w:rsid w:val="00283B80"/>
    <w:rsid w:val="00286040"/>
    <w:rsid w:val="00286055"/>
    <w:rsid w:val="00293AF9"/>
    <w:rsid w:val="00294B0E"/>
    <w:rsid w:val="002A0107"/>
    <w:rsid w:val="002A3D1B"/>
    <w:rsid w:val="002A54BF"/>
    <w:rsid w:val="002B0D2A"/>
    <w:rsid w:val="002B210D"/>
    <w:rsid w:val="002B4B15"/>
    <w:rsid w:val="002B72DD"/>
    <w:rsid w:val="002B7F35"/>
    <w:rsid w:val="002C762B"/>
    <w:rsid w:val="002D14D2"/>
    <w:rsid w:val="002D1FAC"/>
    <w:rsid w:val="002D2B83"/>
    <w:rsid w:val="002D6126"/>
    <w:rsid w:val="002D75E3"/>
    <w:rsid w:val="002E3EBE"/>
    <w:rsid w:val="002F3D4C"/>
    <w:rsid w:val="002F3DF2"/>
    <w:rsid w:val="002F4E92"/>
    <w:rsid w:val="00300540"/>
    <w:rsid w:val="003041F6"/>
    <w:rsid w:val="00304986"/>
    <w:rsid w:val="00311C77"/>
    <w:rsid w:val="00316395"/>
    <w:rsid w:val="00321BC6"/>
    <w:rsid w:val="00325033"/>
    <w:rsid w:val="00325B98"/>
    <w:rsid w:val="00331B0F"/>
    <w:rsid w:val="0033665B"/>
    <w:rsid w:val="00340BE5"/>
    <w:rsid w:val="0034119F"/>
    <w:rsid w:val="00341D37"/>
    <w:rsid w:val="00354868"/>
    <w:rsid w:val="00363ECF"/>
    <w:rsid w:val="003641F5"/>
    <w:rsid w:val="00365515"/>
    <w:rsid w:val="003746D6"/>
    <w:rsid w:val="00376943"/>
    <w:rsid w:val="00376DCB"/>
    <w:rsid w:val="003778CB"/>
    <w:rsid w:val="00377ECA"/>
    <w:rsid w:val="003800DC"/>
    <w:rsid w:val="00383AFA"/>
    <w:rsid w:val="00390F06"/>
    <w:rsid w:val="00392BBC"/>
    <w:rsid w:val="003932F9"/>
    <w:rsid w:val="0039519C"/>
    <w:rsid w:val="00397FD6"/>
    <w:rsid w:val="003A2014"/>
    <w:rsid w:val="003A767F"/>
    <w:rsid w:val="003B0587"/>
    <w:rsid w:val="003B1389"/>
    <w:rsid w:val="003B6B51"/>
    <w:rsid w:val="003B76CD"/>
    <w:rsid w:val="003C02BA"/>
    <w:rsid w:val="003C1CA9"/>
    <w:rsid w:val="003C208A"/>
    <w:rsid w:val="003C5027"/>
    <w:rsid w:val="003C5712"/>
    <w:rsid w:val="003C7415"/>
    <w:rsid w:val="003D177A"/>
    <w:rsid w:val="003D3663"/>
    <w:rsid w:val="003D5CE5"/>
    <w:rsid w:val="003D73EE"/>
    <w:rsid w:val="003E342D"/>
    <w:rsid w:val="003E3AC4"/>
    <w:rsid w:val="003E3BD2"/>
    <w:rsid w:val="003E5D8B"/>
    <w:rsid w:val="003F01B5"/>
    <w:rsid w:val="00402ABD"/>
    <w:rsid w:val="004044C5"/>
    <w:rsid w:val="0040693F"/>
    <w:rsid w:val="004111B9"/>
    <w:rsid w:val="004117D9"/>
    <w:rsid w:val="00411CBE"/>
    <w:rsid w:val="00412E3E"/>
    <w:rsid w:val="00413ACF"/>
    <w:rsid w:val="00414348"/>
    <w:rsid w:val="00414F5A"/>
    <w:rsid w:val="004365F9"/>
    <w:rsid w:val="00443C45"/>
    <w:rsid w:val="004458DF"/>
    <w:rsid w:val="0044716C"/>
    <w:rsid w:val="00452C68"/>
    <w:rsid w:val="00473D96"/>
    <w:rsid w:val="004743EB"/>
    <w:rsid w:val="00475AC6"/>
    <w:rsid w:val="00475F1E"/>
    <w:rsid w:val="00481D60"/>
    <w:rsid w:val="00483EA2"/>
    <w:rsid w:val="00485873"/>
    <w:rsid w:val="004860DE"/>
    <w:rsid w:val="004862D4"/>
    <w:rsid w:val="00492841"/>
    <w:rsid w:val="004939F5"/>
    <w:rsid w:val="00497AC3"/>
    <w:rsid w:val="004A6225"/>
    <w:rsid w:val="004B2699"/>
    <w:rsid w:val="004B37BF"/>
    <w:rsid w:val="004B37D3"/>
    <w:rsid w:val="004B5218"/>
    <w:rsid w:val="004B55B6"/>
    <w:rsid w:val="004C04E5"/>
    <w:rsid w:val="004C7633"/>
    <w:rsid w:val="004D02CD"/>
    <w:rsid w:val="004D51E7"/>
    <w:rsid w:val="004D5393"/>
    <w:rsid w:val="004D6B42"/>
    <w:rsid w:val="004E2BE2"/>
    <w:rsid w:val="004E4CB4"/>
    <w:rsid w:val="004E713A"/>
    <w:rsid w:val="004F409A"/>
    <w:rsid w:val="004F5E1F"/>
    <w:rsid w:val="005033A6"/>
    <w:rsid w:val="00504D95"/>
    <w:rsid w:val="0050552B"/>
    <w:rsid w:val="00506575"/>
    <w:rsid w:val="00506BFA"/>
    <w:rsid w:val="00515046"/>
    <w:rsid w:val="00516A3D"/>
    <w:rsid w:val="00520E9F"/>
    <w:rsid w:val="00524991"/>
    <w:rsid w:val="00526D5E"/>
    <w:rsid w:val="00531234"/>
    <w:rsid w:val="005325C5"/>
    <w:rsid w:val="0054049C"/>
    <w:rsid w:val="00545AE9"/>
    <w:rsid w:val="00547CA5"/>
    <w:rsid w:val="00551615"/>
    <w:rsid w:val="00552EEA"/>
    <w:rsid w:val="0056014E"/>
    <w:rsid w:val="00565F45"/>
    <w:rsid w:val="00566937"/>
    <w:rsid w:val="00567599"/>
    <w:rsid w:val="00570F01"/>
    <w:rsid w:val="00572DB6"/>
    <w:rsid w:val="0057518D"/>
    <w:rsid w:val="00576766"/>
    <w:rsid w:val="005770FB"/>
    <w:rsid w:val="0058310D"/>
    <w:rsid w:val="0058705A"/>
    <w:rsid w:val="00591B84"/>
    <w:rsid w:val="00592110"/>
    <w:rsid w:val="005977AA"/>
    <w:rsid w:val="00597F08"/>
    <w:rsid w:val="005A00DF"/>
    <w:rsid w:val="005A4D1B"/>
    <w:rsid w:val="005A4EEB"/>
    <w:rsid w:val="005A7698"/>
    <w:rsid w:val="005B039A"/>
    <w:rsid w:val="005B344F"/>
    <w:rsid w:val="005C5FC1"/>
    <w:rsid w:val="005C7886"/>
    <w:rsid w:val="005C79FB"/>
    <w:rsid w:val="005C7B28"/>
    <w:rsid w:val="005D5A2A"/>
    <w:rsid w:val="005D6A9B"/>
    <w:rsid w:val="005D72E9"/>
    <w:rsid w:val="005E2E1F"/>
    <w:rsid w:val="005E3077"/>
    <w:rsid w:val="005E48F7"/>
    <w:rsid w:val="005E504D"/>
    <w:rsid w:val="005E5EC1"/>
    <w:rsid w:val="005F38CD"/>
    <w:rsid w:val="005F45B8"/>
    <w:rsid w:val="005F57D0"/>
    <w:rsid w:val="005F661D"/>
    <w:rsid w:val="005F7316"/>
    <w:rsid w:val="006006D7"/>
    <w:rsid w:val="00610E82"/>
    <w:rsid w:val="00615433"/>
    <w:rsid w:val="00617640"/>
    <w:rsid w:val="006350BE"/>
    <w:rsid w:val="0063661D"/>
    <w:rsid w:val="006400F0"/>
    <w:rsid w:val="00640482"/>
    <w:rsid w:val="00640FD6"/>
    <w:rsid w:val="00644753"/>
    <w:rsid w:val="00645C89"/>
    <w:rsid w:val="00646C0A"/>
    <w:rsid w:val="00653217"/>
    <w:rsid w:val="0066145F"/>
    <w:rsid w:val="00663482"/>
    <w:rsid w:val="00664004"/>
    <w:rsid w:val="00664907"/>
    <w:rsid w:val="006737B2"/>
    <w:rsid w:val="00673A0A"/>
    <w:rsid w:val="006800A2"/>
    <w:rsid w:val="00686227"/>
    <w:rsid w:val="00687445"/>
    <w:rsid w:val="0069232F"/>
    <w:rsid w:val="00693BBD"/>
    <w:rsid w:val="006946A4"/>
    <w:rsid w:val="006A2353"/>
    <w:rsid w:val="006A33B3"/>
    <w:rsid w:val="006A617F"/>
    <w:rsid w:val="006B1E31"/>
    <w:rsid w:val="006B7D9A"/>
    <w:rsid w:val="006B7ED6"/>
    <w:rsid w:val="006C26A1"/>
    <w:rsid w:val="006C3689"/>
    <w:rsid w:val="006C3F94"/>
    <w:rsid w:val="006C4766"/>
    <w:rsid w:val="006D11FD"/>
    <w:rsid w:val="006D24D5"/>
    <w:rsid w:val="006D78AC"/>
    <w:rsid w:val="006D7A62"/>
    <w:rsid w:val="006E368A"/>
    <w:rsid w:val="006E4BB5"/>
    <w:rsid w:val="006E783E"/>
    <w:rsid w:val="006F2960"/>
    <w:rsid w:val="00701478"/>
    <w:rsid w:val="00703ED6"/>
    <w:rsid w:val="00704326"/>
    <w:rsid w:val="00706558"/>
    <w:rsid w:val="00706A44"/>
    <w:rsid w:val="00707B90"/>
    <w:rsid w:val="00714668"/>
    <w:rsid w:val="0071792B"/>
    <w:rsid w:val="0072046E"/>
    <w:rsid w:val="00723335"/>
    <w:rsid w:val="00723390"/>
    <w:rsid w:val="007335E8"/>
    <w:rsid w:val="00735716"/>
    <w:rsid w:val="0075003A"/>
    <w:rsid w:val="007504DF"/>
    <w:rsid w:val="00753181"/>
    <w:rsid w:val="007556C7"/>
    <w:rsid w:val="00755F42"/>
    <w:rsid w:val="00757978"/>
    <w:rsid w:val="00763926"/>
    <w:rsid w:val="0077048B"/>
    <w:rsid w:val="00777B7F"/>
    <w:rsid w:val="0078445D"/>
    <w:rsid w:val="00785DD0"/>
    <w:rsid w:val="00790460"/>
    <w:rsid w:val="0079273C"/>
    <w:rsid w:val="00794598"/>
    <w:rsid w:val="00796639"/>
    <w:rsid w:val="007A18DB"/>
    <w:rsid w:val="007A4062"/>
    <w:rsid w:val="007A59BF"/>
    <w:rsid w:val="007B17C6"/>
    <w:rsid w:val="007B5B54"/>
    <w:rsid w:val="007B6C3E"/>
    <w:rsid w:val="007C1E6D"/>
    <w:rsid w:val="007C412C"/>
    <w:rsid w:val="007C4652"/>
    <w:rsid w:val="007C6F9D"/>
    <w:rsid w:val="007C78A0"/>
    <w:rsid w:val="007D0FDE"/>
    <w:rsid w:val="007D4A91"/>
    <w:rsid w:val="007D5D4E"/>
    <w:rsid w:val="007D709F"/>
    <w:rsid w:val="007D725D"/>
    <w:rsid w:val="00800B54"/>
    <w:rsid w:val="0080243E"/>
    <w:rsid w:val="008024AD"/>
    <w:rsid w:val="008052B8"/>
    <w:rsid w:val="00810CC3"/>
    <w:rsid w:val="00815455"/>
    <w:rsid w:val="00817D4E"/>
    <w:rsid w:val="00817EDE"/>
    <w:rsid w:val="00824D7A"/>
    <w:rsid w:val="00824F87"/>
    <w:rsid w:val="0082735D"/>
    <w:rsid w:val="00834C48"/>
    <w:rsid w:val="00836F87"/>
    <w:rsid w:val="00841450"/>
    <w:rsid w:val="008454DA"/>
    <w:rsid w:val="0084589B"/>
    <w:rsid w:val="008522DD"/>
    <w:rsid w:val="00852CF6"/>
    <w:rsid w:val="008553B2"/>
    <w:rsid w:val="0085600C"/>
    <w:rsid w:val="008613DB"/>
    <w:rsid w:val="0086375A"/>
    <w:rsid w:val="00871750"/>
    <w:rsid w:val="00877810"/>
    <w:rsid w:val="00882A5F"/>
    <w:rsid w:val="00882A7E"/>
    <w:rsid w:val="00887C37"/>
    <w:rsid w:val="00890189"/>
    <w:rsid w:val="00892A87"/>
    <w:rsid w:val="008A0097"/>
    <w:rsid w:val="008A0D9E"/>
    <w:rsid w:val="008A1393"/>
    <w:rsid w:val="008A2B0A"/>
    <w:rsid w:val="008B11CB"/>
    <w:rsid w:val="008C486C"/>
    <w:rsid w:val="008C5530"/>
    <w:rsid w:val="008C5796"/>
    <w:rsid w:val="008C76C5"/>
    <w:rsid w:val="008D178A"/>
    <w:rsid w:val="008D2005"/>
    <w:rsid w:val="008D2545"/>
    <w:rsid w:val="008D4FF8"/>
    <w:rsid w:val="008D6102"/>
    <w:rsid w:val="008E682A"/>
    <w:rsid w:val="008F7D09"/>
    <w:rsid w:val="009050B9"/>
    <w:rsid w:val="00910DB5"/>
    <w:rsid w:val="009112DC"/>
    <w:rsid w:val="00912B30"/>
    <w:rsid w:val="00920064"/>
    <w:rsid w:val="00921604"/>
    <w:rsid w:val="009265CA"/>
    <w:rsid w:val="00932870"/>
    <w:rsid w:val="00932AB7"/>
    <w:rsid w:val="00936B10"/>
    <w:rsid w:val="00941BD9"/>
    <w:rsid w:val="00943B94"/>
    <w:rsid w:val="00950FC2"/>
    <w:rsid w:val="009536A9"/>
    <w:rsid w:val="009542F5"/>
    <w:rsid w:val="00956D0F"/>
    <w:rsid w:val="00957ACA"/>
    <w:rsid w:val="0096016E"/>
    <w:rsid w:val="0096075D"/>
    <w:rsid w:val="009609BC"/>
    <w:rsid w:val="00960F10"/>
    <w:rsid w:val="00963B4B"/>
    <w:rsid w:val="00964A31"/>
    <w:rsid w:val="009665E4"/>
    <w:rsid w:val="00966974"/>
    <w:rsid w:val="0097158B"/>
    <w:rsid w:val="009758EA"/>
    <w:rsid w:val="00975D6D"/>
    <w:rsid w:val="009843D4"/>
    <w:rsid w:val="0098557A"/>
    <w:rsid w:val="00985B6F"/>
    <w:rsid w:val="0098695C"/>
    <w:rsid w:val="00991841"/>
    <w:rsid w:val="009940D8"/>
    <w:rsid w:val="009A4129"/>
    <w:rsid w:val="009A4D14"/>
    <w:rsid w:val="009B349A"/>
    <w:rsid w:val="009B3A43"/>
    <w:rsid w:val="009C1526"/>
    <w:rsid w:val="009C524A"/>
    <w:rsid w:val="009D2BED"/>
    <w:rsid w:val="009D2C34"/>
    <w:rsid w:val="009D3BD3"/>
    <w:rsid w:val="009E1825"/>
    <w:rsid w:val="009E2955"/>
    <w:rsid w:val="009E6CB8"/>
    <w:rsid w:val="009E742D"/>
    <w:rsid w:val="009F4A32"/>
    <w:rsid w:val="00A01A96"/>
    <w:rsid w:val="00A073D1"/>
    <w:rsid w:val="00A11A83"/>
    <w:rsid w:val="00A13539"/>
    <w:rsid w:val="00A15527"/>
    <w:rsid w:val="00A2164F"/>
    <w:rsid w:val="00A358DC"/>
    <w:rsid w:val="00A35A10"/>
    <w:rsid w:val="00A35A7E"/>
    <w:rsid w:val="00A41742"/>
    <w:rsid w:val="00A44749"/>
    <w:rsid w:val="00A54831"/>
    <w:rsid w:val="00A54962"/>
    <w:rsid w:val="00A5795E"/>
    <w:rsid w:val="00A65FAA"/>
    <w:rsid w:val="00A6763A"/>
    <w:rsid w:val="00A70EE3"/>
    <w:rsid w:val="00A72748"/>
    <w:rsid w:val="00A72984"/>
    <w:rsid w:val="00A73F76"/>
    <w:rsid w:val="00A80EB5"/>
    <w:rsid w:val="00A81D46"/>
    <w:rsid w:val="00A876EB"/>
    <w:rsid w:val="00A90895"/>
    <w:rsid w:val="00AA0A39"/>
    <w:rsid w:val="00AA0ED0"/>
    <w:rsid w:val="00AA439D"/>
    <w:rsid w:val="00AA49A2"/>
    <w:rsid w:val="00AB3292"/>
    <w:rsid w:val="00AB4DC0"/>
    <w:rsid w:val="00AB5500"/>
    <w:rsid w:val="00AC3DB5"/>
    <w:rsid w:val="00AC4B2A"/>
    <w:rsid w:val="00AC5486"/>
    <w:rsid w:val="00AC6494"/>
    <w:rsid w:val="00AC6498"/>
    <w:rsid w:val="00AD407F"/>
    <w:rsid w:val="00AD6CB0"/>
    <w:rsid w:val="00AE0E31"/>
    <w:rsid w:val="00AE3C6E"/>
    <w:rsid w:val="00AE5A91"/>
    <w:rsid w:val="00AE64E5"/>
    <w:rsid w:val="00AE6808"/>
    <w:rsid w:val="00AE6E64"/>
    <w:rsid w:val="00B0132B"/>
    <w:rsid w:val="00B01ED9"/>
    <w:rsid w:val="00B038D6"/>
    <w:rsid w:val="00B07065"/>
    <w:rsid w:val="00B12C2E"/>
    <w:rsid w:val="00B15D4E"/>
    <w:rsid w:val="00B25CFA"/>
    <w:rsid w:val="00B3154A"/>
    <w:rsid w:val="00B40886"/>
    <w:rsid w:val="00B426C3"/>
    <w:rsid w:val="00B44EAF"/>
    <w:rsid w:val="00B4658E"/>
    <w:rsid w:val="00B50370"/>
    <w:rsid w:val="00B51B1A"/>
    <w:rsid w:val="00B53B2E"/>
    <w:rsid w:val="00B53E07"/>
    <w:rsid w:val="00B54D1D"/>
    <w:rsid w:val="00B570F0"/>
    <w:rsid w:val="00B618B1"/>
    <w:rsid w:val="00B66E12"/>
    <w:rsid w:val="00B74362"/>
    <w:rsid w:val="00B75C9E"/>
    <w:rsid w:val="00B77E68"/>
    <w:rsid w:val="00B80910"/>
    <w:rsid w:val="00B8107E"/>
    <w:rsid w:val="00B81567"/>
    <w:rsid w:val="00B82331"/>
    <w:rsid w:val="00B86338"/>
    <w:rsid w:val="00B908F2"/>
    <w:rsid w:val="00B954C3"/>
    <w:rsid w:val="00B978B1"/>
    <w:rsid w:val="00BA0C0C"/>
    <w:rsid w:val="00BA1523"/>
    <w:rsid w:val="00BA3E08"/>
    <w:rsid w:val="00BA4475"/>
    <w:rsid w:val="00BB4A0E"/>
    <w:rsid w:val="00BB78AF"/>
    <w:rsid w:val="00BC3823"/>
    <w:rsid w:val="00BC5792"/>
    <w:rsid w:val="00BC69D7"/>
    <w:rsid w:val="00BC7812"/>
    <w:rsid w:val="00BC7DC8"/>
    <w:rsid w:val="00BD151E"/>
    <w:rsid w:val="00BD72CC"/>
    <w:rsid w:val="00BE43BF"/>
    <w:rsid w:val="00BF42AE"/>
    <w:rsid w:val="00BF59AF"/>
    <w:rsid w:val="00C00E86"/>
    <w:rsid w:val="00C01F75"/>
    <w:rsid w:val="00C02998"/>
    <w:rsid w:val="00C069DA"/>
    <w:rsid w:val="00C06F3C"/>
    <w:rsid w:val="00C12B9E"/>
    <w:rsid w:val="00C170DE"/>
    <w:rsid w:val="00C178BB"/>
    <w:rsid w:val="00C2093B"/>
    <w:rsid w:val="00C22224"/>
    <w:rsid w:val="00C22447"/>
    <w:rsid w:val="00C23C2F"/>
    <w:rsid w:val="00C3081F"/>
    <w:rsid w:val="00C334C1"/>
    <w:rsid w:val="00C35FFD"/>
    <w:rsid w:val="00C3730E"/>
    <w:rsid w:val="00C40237"/>
    <w:rsid w:val="00C4344B"/>
    <w:rsid w:val="00C520C0"/>
    <w:rsid w:val="00C522B7"/>
    <w:rsid w:val="00C602CF"/>
    <w:rsid w:val="00C66ACF"/>
    <w:rsid w:val="00C75991"/>
    <w:rsid w:val="00C81D23"/>
    <w:rsid w:val="00C82F7B"/>
    <w:rsid w:val="00C835A8"/>
    <w:rsid w:val="00C93B9F"/>
    <w:rsid w:val="00C94B29"/>
    <w:rsid w:val="00C969F5"/>
    <w:rsid w:val="00C9720C"/>
    <w:rsid w:val="00CA61E3"/>
    <w:rsid w:val="00CB0B4D"/>
    <w:rsid w:val="00CB2836"/>
    <w:rsid w:val="00CB2C55"/>
    <w:rsid w:val="00CB2D5A"/>
    <w:rsid w:val="00CB51F5"/>
    <w:rsid w:val="00CB6C43"/>
    <w:rsid w:val="00CC7CB9"/>
    <w:rsid w:val="00CD0693"/>
    <w:rsid w:val="00CD0A5D"/>
    <w:rsid w:val="00CD4D0E"/>
    <w:rsid w:val="00CD6E01"/>
    <w:rsid w:val="00CE1A63"/>
    <w:rsid w:val="00CE7BB7"/>
    <w:rsid w:val="00CF47A2"/>
    <w:rsid w:val="00CF78EB"/>
    <w:rsid w:val="00CF7919"/>
    <w:rsid w:val="00D00C4B"/>
    <w:rsid w:val="00D04A33"/>
    <w:rsid w:val="00D079B3"/>
    <w:rsid w:val="00D1234F"/>
    <w:rsid w:val="00D2522C"/>
    <w:rsid w:val="00D31268"/>
    <w:rsid w:val="00D37A9B"/>
    <w:rsid w:val="00D40013"/>
    <w:rsid w:val="00D42215"/>
    <w:rsid w:val="00D42CE5"/>
    <w:rsid w:val="00D46B5D"/>
    <w:rsid w:val="00D47071"/>
    <w:rsid w:val="00D474BC"/>
    <w:rsid w:val="00D50A2B"/>
    <w:rsid w:val="00D51D0C"/>
    <w:rsid w:val="00D52F45"/>
    <w:rsid w:val="00D55CC1"/>
    <w:rsid w:val="00D603E3"/>
    <w:rsid w:val="00D652C0"/>
    <w:rsid w:val="00D709B5"/>
    <w:rsid w:val="00D71A21"/>
    <w:rsid w:val="00D7711B"/>
    <w:rsid w:val="00D81C97"/>
    <w:rsid w:val="00D86662"/>
    <w:rsid w:val="00D869B5"/>
    <w:rsid w:val="00D96E43"/>
    <w:rsid w:val="00DA133F"/>
    <w:rsid w:val="00DA32C5"/>
    <w:rsid w:val="00DA5FFD"/>
    <w:rsid w:val="00DB06B0"/>
    <w:rsid w:val="00DB2405"/>
    <w:rsid w:val="00DB5BD7"/>
    <w:rsid w:val="00DB6FD4"/>
    <w:rsid w:val="00DC6D75"/>
    <w:rsid w:val="00DD1DD4"/>
    <w:rsid w:val="00DD34F6"/>
    <w:rsid w:val="00DD545F"/>
    <w:rsid w:val="00DE1B2B"/>
    <w:rsid w:val="00DE34C7"/>
    <w:rsid w:val="00DE5F98"/>
    <w:rsid w:val="00DE649F"/>
    <w:rsid w:val="00DF040E"/>
    <w:rsid w:val="00DF66C5"/>
    <w:rsid w:val="00E0013B"/>
    <w:rsid w:val="00E05582"/>
    <w:rsid w:val="00E056CA"/>
    <w:rsid w:val="00E05A43"/>
    <w:rsid w:val="00E15D0F"/>
    <w:rsid w:val="00E161B4"/>
    <w:rsid w:val="00E163AA"/>
    <w:rsid w:val="00E2007E"/>
    <w:rsid w:val="00E204C9"/>
    <w:rsid w:val="00E20DAB"/>
    <w:rsid w:val="00E21AD4"/>
    <w:rsid w:val="00E23C72"/>
    <w:rsid w:val="00E26E07"/>
    <w:rsid w:val="00E3233C"/>
    <w:rsid w:val="00E34B83"/>
    <w:rsid w:val="00E4260E"/>
    <w:rsid w:val="00E463B7"/>
    <w:rsid w:val="00E464B2"/>
    <w:rsid w:val="00E47CF8"/>
    <w:rsid w:val="00E52079"/>
    <w:rsid w:val="00E57FA8"/>
    <w:rsid w:val="00E70265"/>
    <w:rsid w:val="00E73605"/>
    <w:rsid w:val="00E75F41"/>
    <w:rsid w:val="00E76A34"/>
    <w:rsid w:val="00E8104A"/>
    <w:rsid w:val="00E81744"/>
    <w:rsid w:val="00E93184"/>
    <w:rsid w:val="00EA0445"/>
    <w:rsid w:val="00EA0B08"/>
    <w:rsid w:val="00EA2CB9"/>
    <w:rsid w:val="00EA2FD6"/>
    <w:rsid w:val="00EA6567"/>
    <w:rsid w:val="00EA7BA3"/>
    <w:rsid w:val="00EB09B4"/>
    <w:rsid w:val="00EB75BE"/>
    <w:rsid w:val="00EC2A9D"/>
    <w:rsid w:val="00EC58DD"/>
    <w:rsid w:val="00EC7844"/>
    <w:rsid w:val="00ED0713"/>
    <w:rsid w:val="00ED5D25"/>
    <w:rsid w:val="00EE1888"/>
    <w:rsid w:val="00EE5AEB"/>
    <w:rsid w:val="00EF0B68"/>
    <w:rsid w:val="00EF1B6F"/>
    <w:rsid w:val="00EF3184"/>
    <w:rsid w:val="00EF56C0"/>
    <w:rsid w:val="00EF6307"/>
    <w:rsid w:val="00EF6E08"/>
    <w:rsid w:val="00F0110D"/>
    <w:rsid w:val="00F03658"/>
    <w:rsid w:val="00F05EF1"/>
    <w:rsid w:val="00F104F6"/>
    <w:rsid w:val="00F105F0"/>
    <w:rsid w:val="00F15FA1"/>
    <w:rsid w:val="00F16219"/>
    <w:rsid w:val="00F162F8"/>
    <w:rsid w:val="00F255C0"/>
    <w:rsid w:val="00F30B6F"/>
    <w:rsid w:val="00F33FC8"/>
    <w:rsid w:val="00F345A9"/>
    <w:rsid w:val="00F417A6"/>
    <w:rsid w:val="00F45425"/>
    <w:rsid w:val="00F4629B"/>
    <w:rsid w:val="00F5331C"/>
    <w:rsid w:val="00F55AF6"/>
    <w:rsid w:val="00F602FA"/>
    <w:rsid w:val="00F63455"/>
    <w:rsid w:val="00F6390C"/>
    <w:rsid w:val="00F64F4A"/>
    <w:rsid w:val="00F708D4"/>
    <w:rsid w:val="00F70BE2"/>
    <w:rsid w:val="00F70F02"/>
    <w:rsid w:val="00F712AA"/>
    <w:rsid w:val="00F72253"/>
    <w:rsid w:val="00F7528C"/>
    <w:rsid w:val="00F75644"/>
    <w:rsid w:val="00F82153"/>
    <w:rsid w:val="00F849D0"/>
    <w:rsid w:val="00F860F6"/>
    <w:rsid w:val="00F908BA"/>
    <w:rsid w:val="00F91181"/>
    <w:rsid w:val="00F93362"/>
    <w:rsid w:val="00F936D7"/>
    <w:rsid w:val="00F94B50"/>
    <w:rsid w:val="00F95439"/>
    <w:rsid w:val="00F95B5A"/>
    <w:rsid w:val="00FA26FA"/>
    <w:rsid w:val="00FA70A8"/>
    <w:rsid w:val="00FA7955"/>
    <w:rsid w:val="00FB1BE0"/>
    <w:rsid w:val="00FB36F8"/>
    <w:rsid w:val="00FB52B2"/>
    <w:rsid w:val="00FB5FED"/>
    <w:rsid w:val="00FB643A"/>
    <w:rsid w:val="00FC04EB"/>
    <w:rsid w:val="00FC0A04"/>
    <w:rsid w:val="00FC5438"/>
    <w:rsid w:val="00FC661A"/>
    <w:rsid w:val="00FD0C74"/>
    <w:rsid w:val="00FD3CE5"/>
    <w:rsid w:val="00FD7D68"/>
    <w:rsid w:val="00FE1D9D"/>
    <w:rsid w:val="00FE40F3"/>
    <w:rsid w:val="00FF722C"/>
    <w:rsid w:val="00FF7BC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C334C1"/>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gitternetz">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C334C1"/>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C334C1"/>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C334C1"/>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186260077">
      <w:bodyDiv w:val="1"/>
      <w:marLeft w:val="0"/>
      <w:marRight w:val="0"/>
      <w:marTop w:val="0"/>
      <w:marBottom w:val="0"/>
      <w:divBdr>
        <w:top w:val="none" w:sz="0" w:space="0" w:color="auto"/>
        <w:left w:val="none" w:sz="0" w:space="0" w:color="auto"/>
        <w:bottom w:val="none" w:sz="0" w:space="0" w:color="auto"/>
        <w:right w:val="none" w:sz="0" w:space="0" w:color="auto"/>
      </w:divBdr>
      <w:divsChild>
        <w:div w:id="298342077">
          <w:marLeft w:val="0"/>
          <w:marRight w:val="0"/>
          <w:marTop w:val="0"/>
          <w:marBottom w:val="0"/>
          <w:divBdr>
            <w:top w:val="none" w:sz="0" w:space="0" w:color="auto"/>
            <w:left w:val="none" w:sz="0" w:space="0" w:color="auto"/>
            <w:bottom w:val="none" w:sz="0" w:space="0" w:color="auto"/>
            <w:right w:val="none" w:sz="0" w:space="0" w:color="auto"/>
          </w:divBdr>
        </w:div>
        <w:div w:id="690568073">
          <w:marLeft w:val="0"/>
          <w:marRight w:val="0"/>
          <w:marTop w:val="0"/>
          <w:marBottom w:val="0"/>
          <w:divBdr>
            <w:top w:val="none" w:sz="0" w:space="0" w:color="auto"/>
            <w:left w:val="none" w:sz="0" w:space="0" w:color="auto"/>
            <w:bottom w:val="none" w:sz="0" w:space="0" w:color="auto"/>
            <w:right w:val="none" w:sz="0" w:space="0" w:color="auto"/>
          </w:divBdr>
        </w:div>
        <w:div w:id="858350903">
          <w:marLeft w:val="0"/>
          <w:marRight w:val="0"/>
          <w:marTop w:val="0"/>
          <w:marBottom w:val="0"/>
          <w:divBdr>
            <w:top w:val="none" w:sz="0" w:space="0" w:color="auto"/>
            <w:left w:val="none" w:sz="0" w:space="0" w:color="auto"/>
            <w:bottom w:val="none" w:sz="0" w:space="0" w:color="auto"/>
            <w:right w:val="none" w:sz="0" w:space="0" w:color="auto"/>
          </w:divBdr>
        </w:div>
      </w:divsChild>
    </w:div>
    <w:div w:id="837618720">
      <w:bodyDiv w:val="1"/>
      <w:marLeft w:val="0"/>
      <w:marRight w:val="0"/>
      <w:marTop w:val="0"/>
      <w:marBottom w:val="0"/>
      <w:divBdr>
        <w:top w:val="none" w:sz="0" w:space="0" w:color="auto"/>
        <w:left w:val="none" w:sz="0" w:space="0" w:color="auto"/>
        <w:bottom w:val="none" w:sz="0" w:space="0" w:color="auto"/>
        <w:right w:val="none" w:sz="0" w:space="0" w:color="auto"/>
      </w:divBdr>
      <w:divsChild>
        <w:div w:id="1032849800">
          <w:marLeft w:val="0"/>
          <w:marRight w:val="0"/>
          <w:marTop w:val="0"/>
          <w:marBottom w:val="0"/>
          <w:divBdr>
            <w:top w:val="none" w:sz="0" w:space="0" w:color="auto"/>
            <w:left w:val="none" w:sz="0" w:space="0" w:color="auto"/>
            <w:bottom w:val="none" w:sz="0" w:space="0" w:color="auto"/>
            <w:right w:val="none" w:sz="0" w:space="0" w:color="auto"/>
          </w:divBdr>
          <w:divsChild>
            <w:div w:id="1850757928">
              <w:marLeft w:val="0"/>
              <w:marRight w:val="0"/>
              <w:marTop w:val="0"/>
              <w:marBottom w:val="0"/>
              <w:divBdr>
                <w:top w:val="none" w:sz="0" w:space="0" w:color="auto"/>
                <w:left w:val="none" w:sz="0" w:space="0" w:color="auto"/>
                <w:bottom w:val="none" w:sz="0" w:space="0" w:color="auto"/>
                <w:right w:val="none" w:sz="0" w:space="0" w:color="auto"/>
              </w:divBdr>
              <w:divsChild>
                <w:div w:id="1428387631">
                  <w:marLeft w:val="0"/>
                  <w:marRight w:val="0"/>
                  <w:marTop w:val="0"/>
                  <w:marBottom w:val="0"/>
                  <w:divBdr>
                    <w:top w:val="none" w:sz="0" w:space="0" w:color="auto"/>
                    <w:left w:val="none" w:sz="0" w:space="0" w:color="auto"/>
                    <w:bottom w:val="none" w:sz="0" w:space="0" w:color="auto"/>
                    <w:right w:val="none" w:sz="0" w:space="0" w:color="auto"/>
                  </w:divBdr>
                  <w:divsChild>
                    <w:div w:id="854539123">
                      <w:marLeft w:val="0"/>
                      <w:marRight w:val="0"/>
                      <w:marTop w:val="0"/>
                      <w:marBottom w:val="0"/>
                      <w:divBdr>
                        <w:top w:val="none" w:sz="0" w:space="0" w:color="auto"/>
                        <w:left w:val="none" w:sz="0" w:space="0" w:color="auto"/>
                        <w:bottom w:val="none" w:sz="0" w:space="0" w:color="auto"/>
                        <w:right w:val="none" w:sz="0" w:space="0" w:color="auto"/>
                      </w:divBdr>
                      <w:divsChild>
                        <w:div w:id="1563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5777">
      <w:bodyDiv w:val="1"/>
      <w:marLeft w:val="0"/>
      <w:marRight w:val="0"/>
      <w:marTop w:val="0"/>
      <w:marBottom w:val="0"/>
      <w:divBdr>
        <w:top w:val="none" w:sz="0" w:space="0" w:color="auto"/>
        <w:left w:val="none" w:sz="0" w:space="0" w:color="auto"/>
        <w:bottom w:val="none" w:sz="0" w:space="0" w:color="auto"/>
        <w:right w:val="none" w:sz="0" w:space="0" w:color="auto"/>
      </w:divBdr>
      <w:divsChild>
        <w:div w:id="1691031392">
          <w:marLeft w:val="0"/>
          <w:marRight w:val="0"/>
          <w:marTop w:val="0"/>
          <w:marBottom w:val="0"/>
          <w:divBdr>
            <w:top w:val="none" w:sz="0" w:space="0" w:color="auto"/>
            <w:left w:val="none" w:sz="0" w:space="0" w:color="auto"/>
            <w:bottom w:val="none" w:sz="0" w:space="0" w:color="auto"/>
            <w:right w:val="none" w:sz="0" w:space="0" w:color="auto"/>
          </w:divBdr>
          <w:divsChild>
            <w:div w:id="1966420237">
              <w:marLeft w:val="0"/>
              <w:marRight w:val="0"/>
              <w:marTop w:val="0"/>
              <w:marBottom w:val="0"/>
              <w:divBdr>
                <w:top w:val="none" w:sz="0" w:space="0" w:color="auto"/>
                <w:left w:val="none" w:sz="0" w:space="0" w:color="auto"/>
                <w:bottom w:val="none" w:sz="0" w:space="0" w:color="auto"/>
                <w:right w:val="none" w:sz="0" w:space="0" w:color="auto"/>
              </w:divBdr>
              <w:divsChild>
                <w:div w:id="375280152">
                  <w:marLeft w:val="0"/>
                  <w:marRight w:val="0"/>
                  <w:marTop w:val="0"/>
                  <w:marBottom w:val="0"/>
                  <w:divBdr>
                    <w:top w:val="none" w:sz="0" w:space="0" w:color="auto"/>
                    <w:left w:val="none" w:sz="0" w:space="0" w:color="auto"/>
                    <w:bottom w:val="none" w:sz="0" w:space="0" w:color="auto"/>
                    <w:right w:val="none" w:sz="0" w:space="0" w:color="auto"/>
                  </w:divBdr>
                  <w:divsChild>
                    <w:div w:id="804666509">
                      <w:marLeft w:val="0"/>
                      <w:marRight w:val="0"/>
                      <w:marTop w:val="0"/>
                      <w:marBottom w:val="0"/>
                      <w:divBdr>
                        <w:top w:val="none" w:sz="0" w:space="0" w:color="auto"/>
                        <w:left w:val="none" w:sz="0" w:space="0" w:color="auto"/>
                        <w:bottom w:val="none" w:sz="0" w:space="0" w:color="auto"/>
                        <w:right w:val="none" w:sz="0" w:space="0" w:color="auto"/>
                      </w:divBdr>
                      <w:divsChild>
                        <w:div w:id="200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04737">
      <w:bodyDiv w:val="1"/>
      <w:marLeft w:val="0"/>
      <w:marRight w:val="0"/>
      <w:marTop w:val="0"/>
      <w:marBottom w:val="0"/>
      <w:divBdr>
        <w:top w:val="none" w:sz="0" w:space="0" w:color="auto"/>
        <w:left w:val="none" w:sz="0" w:space="0" w:color="auto"/>
        <w:bottom w:val="none" w:sz="0" w:space="0" w:color="auto"/>
        <w:right w:val="none" w:sz="0" w:space="0" w:color="auto"/>
      </w:divBdr>
    </w:div>
    <w:div w:id="1222057590">
      <w:bodyDiv w:val="1"/>
      <w:marLeft w:val="0"/>
      <w:marRight w:val="0"/>
      <w:marTop w:val="0"/>
      <w:marBottom w:val="0"/>
      <w:divBdr>
        <w:top w:val="none" w:sz="0" w:space="0" w:color="auto"/>
        <w:left w:val="none" w:sz="0" w:space="0" w:color="auto"/>
        <w:bottom w:val="none" w:sz="0" w:space="0" w:color="auto"/>
        <w:right w:val="none" w:sz="0" w:space="0" w:color="auto"/>
      </w:divBdr>
    </w:div>
    <w:div w:id="1540052013">
      <w:bodyDiv w:val="1"/>
      <w:marLeft w:val="0"/>
      <w:marRight w:val="0"/>
      <w:marTop w:val="0"/>
      <w:marBottom w:val="0"/>
      <w:divBdr>
        <w:top w:val="none" w:sz="0" w:space="0" w:color="auto"/>
        <w:left w:val="none" w:sz="0" w:space="0" w:color="auto"/>
        <w:bottom w:val="none" w:sz="0" w:space="0" w:color="auto"/>
        <w:right w:val="none" w:sz="0" w:space="0" w:color="auto"/>
      </w:divBdr>
      <w:divsChild>
        <w:div w:id="581985696">
          <w:marLeft w:val="0"/>
          <w:marRight w:val="0"/>
          <w:marTop w:val="0"/>
          <w:marBottom w:val="0"/>
          <w:divBdr>
            <w:top w:val="none" w:sz="0" w:space="0" w:color="auto"/>
            <w:left w:val="none" w:sz="0" w:space="0" w:color="auto"/>
            <w:bottom w:val="none" w:sz="0" w:space="0" w:color="auto"/>
            <w:right w:val="none" w:sz="0" w:space="0" w:color="auto"/>
          </w:divBdr>
          <w:divsChild>
            <w:div w:id="415171952">
              <w:marLeft w:val="0"/>
              <w:marRight w:val="0"/>
              <w:marTop w:val="0"/>
              <w:marBottom w:val="0"/>
              <w:divBdr>
                <w:top w:val="none" w:sz="0" w:space="0" w:color="auto"/>
                <w:left w:val="none" w:sz="0" w:space="0" w:color="auto"/>
                <w:bottom w:val="none" w:sz="0" w:space="0" w:color="auto"/>
                <w:right w:val="none" w:sz="0" w:space="0" w:color="auto"/>
              </w:divBdr>
              <w:divsChild>
                <w:div w:id="1577127170">
                  <w:marLeft w:val="0"/>
                  <w:marRight w:val="0"/>
                  <w:marTop w:val="0"/>
                  <w:marBottom w:val="0"/>
                  <w:divBdr>
                    <w:top w:val="none" w:sz="0" w:space="0" w:color="auto"/>
                    <w:left w:val="none" w:sz="0" w:space="0" w:color="auto"/>
                    <w:bottom w:val="none" w:sz="0" w:space="0" w:color="auto"/>
                    <w:right w:val="none" w:sz="0" w:space="0" w:color="auto"/>
                  </w:divBdr>
                  <w:divsChild>
                    <w:div w:id="996421604">
                      <w:marLeft w:val="0"/>
                      <w:marRight w:val="0"/>
                      <w:marTop w:val="0"/>
                      <w:marBottom w:val="0"/>
                      <w:divBdr>
                        <w:top w:val="none" w:sz="0" w:space="0" w:color="auto"/>
                        <w:left w:val="none" w:sz="0" w:space="0" w:color="auto"/>
                        <w:bottom w:val="none" w:sz="0" w:space="0" w:color="auto"/>
                        <w:right w:val="none" w:sz="0" w:space="0" w:color="auto"/>
                      </w:divBdr>
                      <w:divsChild>
                        <w:div w:id="185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package" Target="embeddings/Microsoft_Office_PowerPoint-Folie1.sldx"/><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1.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Office_PowerPoint-Folie2.sldx"/><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2.emf"/><Relationship Id="rId22" Type="http://schemas.openxmlformats.org/officeDocument/2006/relationships/image" Target="media/image18.emf"/><Relationship Id="rId27" Type="http://schemas.openxmlformats.org/officeDocument/2006/relationships/header" Target="header3.xml"/><Relationship Id="rId30" Type="http://schemas.microsoft.com/office/2007/relationships/stylesWithEffects" Target="stylesWithEffects.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main\susy_q_II\sysdoc\Vorlagen\Spezifikatio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37B990-4257-4968-A7D7-27641CE08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17</Pages>
  <Words>2331</Words>
  <Characters>17984</Characters>
  <Application>Microsoft Office Word</Application>
  <DocSecurity>0</DocSecurity>
  <Lines>149</Lines>
  <Paragraphs>40</Paragraphs>
  <ScaleCrop>false</ScaleCrop>
  <HeadingPairs>
    <vt:vector size="2" baseType="variant">
      <vt:variant>
        <vt:lpstr>Titel</vt:lpstr>
      </vt:variant>
      <vt:variant>
        <vt:i4>1</vt:i4>
      </vt:variant>
    </vt:vector>
  </HeadingPairs>
  <TitlesOfParts>
    <vt:vector size="1" baseType="lpstr">
      <vt:lpstr>Feinkonzept SAP-GIS-Kopplung</vt:lpstr>
    </vt:vector>
  </TitlesOfParts>
  <Company>AED-SICAD</Company>
  <LinksUpToDate>false</LinksUpToDate>
  <CharactersWithSpaces>20275</CharactersWithSpaces>
  <SharedDoc>false</SharedDoc>
  <HLinks>
    <vt:vector size="66" baseType="variant">
      <vt:variant>
        <vt:i4>1835070</vt:i4>
      </vt:variant>
      <vt:variant>
        <vt:i4>65</vt:i4>
      </vt:variant>
      <vt:variant>
        <vt:i4>0</vt:i4>
      </vt:variant>
      <vt:variant>
        <vt:i4>5</vt:i4>
      </vt:variant>
      <vt:variant>
        <vt:lpwstr/>
      </vt:variant>
      <vt:variant>
        <vt:lpwstr>_Toc348710481</vt:lpwstr>
      </vt:variant>
      <vt:variant>
        <vt:i4>1835070</vt:i4>
      </vt:variant>
      <vt:variant>
        <vt:i4>59</vt:i4>
      </vt:variant>
      <vt:variant>
        <vt:i4>0</vt:i4>
      </vt:variant>
      <vt:variant>
        <vt:i4>5</vt:i4>
      </vt:variant>
      <vt:variant>
        <vt:lpwstr/>
      </vt:variant>
      <vt:variant>
        <vt:lpwstr>_Toc348710480</vt:lpwstr>
      </vt:variant>
      <vt:variant>
        <vt:i4>1245246</vt:i4>
      </vt:variant>
      <vt:variant>
        <vt:i4>53</vt:i4>
      </vt:variant>
      <vt:variant>
        <vt:i4>0</vt:i4>
      </vt:variant>
      <vt:variant>
        <vt:i4>5</vt:i4>
      </vt:variant>
      <vt:variant>
        <vt:lpwstr/>
      </vt:variant>
      <vt:variant>
        <vt:lpwstr>_Toc348710479</vt:lpwstr>
      </vt:variant>
      <vt:variant>
        <vt:i4>1245246</vt:i4>
      </vt:variant>
      <vt:variant>
        <vt:i4>47</vt:i4>
      </vt:variant>
      <vt:variant>
        <vt:i4>0</vt:i4>
      </vt:variant>
      <vt:variant>
        <vt:i4>5</vt:i4>
      </vt:variant>
      <vt:variant>
        <vt:lpwstr/>
      </vt:variant>
      <vt:variant>
        <vt:lpwstr>_Toc348710478</vt:lpwstr>
      </vt:variant>
      <vt:variant>
        <vt:i4>1245246</vt:i4>
      </vt:variant>
      <vt:variant>
        <vt:i4>41</vt:i4>
      </vt:variant>
      <vt:variant>
        <vt:i4>0</vt:i4>
      </vt:variant>
      <vt:variant>
        <vt:i4>5</vt:i4>
      </vt:variant>
      <vt:variant>
        <vt:lpwstr/>
      </vt:variant>
      <vt:variant>
        <vt:lpwstr>_Toc348710477</vt:lpwstr>
      </vt:variant>
      <vt:variant>
        <vt:i4>1245246</vt:i4>
      </vt:variant>
      <vt:variant>
        <vt:i4>35</vt:i4>
      </vt:variant>
      <vt:variant>
        <vt:i4>0</vt:i4>
      </vt:variant>
      <vt:variant>
        <vt:i4>5</vt:i4>
      </vt:variant>
      <vt:variant>
        <vt:lpwstr/>
      </vt:variant>
      <vt:variant>
        <vt:lpwstr>_Toc348710476</vt:lpwstr>
      </vt:variant>
      <vt:variant>
        <vt:i4>1245246</vt:i4>
      </vt:variant>
      <vt:variant>
        <vt:i4>29</vt:i4>
      </vt:variant>
      <vt:variant>
        <vt:i4>0</vt:i4>
      </vt:variant>
      <vt:variant>
        <vt:i4>5</vt:i4>
      </vt:variant>
      <vt:variant>
        <vt:lpwstr/>
      </vt:variant>
      <vt:variant>
        <vt:lpwstr>_Toc348710475</vt:lpwstr>
      </vt:variant>
      <vt:variant>
        <vt:i4>1245246</vt:i4>
      </vt:variant>
      <vt:variant>
        <vt:i4>23</vt:i4>
      </vt:variant>
      <vt:variant>
        <vt:i4>0</vt:i4>
      </vt:variant>
      <vt:variant>
        <vt:i4>5</vt:i4>
      </vt:variant>
      <vt:variant>
        <vt:lpwstr/>
      </vt:variant>
      <vt:variant>
        <vt:lpwstr>_Toc348710474</vt:lpwstr>
      </vt:variant>
      <vt:variant>
        <vt:i4>1245246</vt:i4>
      </vt:variant>
      <vt:variant>
        <vt:i4>17</vt:i4>
      </vt:variant>
      <vt:variant>
        <vt:i4>0</vt:i4>
      </vt:variant>
      <vt:variant>
        <vt:i4>5</vt:i4>
      </vt:variant>
      <vt:variant>
        <vt:lpwstr/>
      </vt:variant>
      <vt:variant>
        <vt:lpwstr>_Toc348710473</vt:lpwstr>
      </vt:variant>
      <vt:variant>
        <vt:i4>1245246</vt:i4>
      </vt:variant>
      <vt:variant>
        <vt:i4>11</vt:i4>
      </vt:variant>
      <vt:variant>
        <vt:i4>0</vt:i4>
      </vt:variant>
      <vt:variant>
        <vt:i4>5</vt:i4>
      </vt:variant>
      <vt:variant>
        <vt:lpwstr/>
      </vt:variant>
      <vt:variant>
        <vt:lpwstr>_Toc348710472</vt:lpwstr>
      </vt:variant>
      <vt:variant>
        <vt:i4>1245246</vt:i4>
      </vt:variant>
      <vt:variant>
        <vt:i4>5</vt:i4>
      </vt:variant>
      <vt:variant>
        <vt:i4>0</vt:i4>
      </vt:variant>
      <vt:variant>
        <vt:i4>5</vt:i4>
      </vt:variant>
      <vt:variant>
        <vt:lpwstr/>
      </vt:variant>
      <vt:variant>
        <vt:lpwstr>_Toc348710471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Feinkonzept SAP-GIS-Kopplung</dc:title>
  <dc:creator>Felix Richter</dc:creator>
  <cp:lastModifiedBy>gk</cp:lastModifiedBy>
  <cp:revision>23</cp:revision>
  <cp:lastPrinted>2013-03-12T09:47:00Z</cp:lastPrinted>
  <dcterms:created xsi:type="dcterms:W3CDTF">2013-03-11T07:27:00Z</dcterms:created>
  <dcterms:modified xsi:type="dcterms:W3CDTF">2013-03-12T11:52:00Z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2.4.0</vt:lpwstr>
  </property>
  <property fmtid="{D5CDD505-2E9C-101B-9397-08002B2CF9AE}" pid="3" name="Datum">
    <vt:lpwstr>18.06.2009</vt:lpwstr>
  </property>
</Properties>
</file>